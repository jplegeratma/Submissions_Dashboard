
<file path=[Content_Types].xml><?xml version="1.0" encoding="utf-8"?>
<Types xmlns="http://schemas.openxmlformats.org/package/2006/content-types">
  <Default Extension="bin" ContentType="application/vnd.openxmlformats-officedocument.oleObject"/>
  <Default Extension="docx" ContentType="application/vnd.openxmlformats-officedocument.wordprocessingml.document"/>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00FB79CE" w:rsidRDefault="008E4A3C" w14:paraId="40F68ED9" w14:textId="555E901D">
      <w:pPr>
        <w:widowControl w:val="0"/>
        <w:pBdr>
          <w:top w:val="nil"/>
          <w:left w:val="nil"/>
          <w:bottom w:val="nil"/>
          <w:right w:val="nil"/>
          <w:between w:val="nil"/>
        </w:pBdr>
        <w:spacing w:line="276" w:lineRule="auto"/>
      </w:pPr>
      <w:r>
        <w:rPr>
          <w:noProof/>
        </w:rPr>
        <mc:AlternateContent>
          <mc:Choice Requires="wps">
            <w:drawing>
              <wp:anchor distT="0" distB="0" distL="114300" distR="114300" simplePos="0" relativeHeight="251658240" behindDoc="0" locked="0" layoutInCell="1" allowOverlap="1" wp14:anchorId="40F692C4" wp14:editId="3E441821">
                <wp:simplePos x="0" y="0"/>
                <wp:positionH relativeFrom="column">
                  <wp:posOffset>0</wp:posOffset>
                </wp:positionH>
                <wp:positionV relativeFrom="paragraph">
                  <wp:posOffset>0</wp:posOffset>
                </wp:positionV>
                <wp:extent cx="635000" cy="635000"/>
                <wp:effectExtent l="0" t="0" r="3175" b="3175"/>
                <wp:wrapNone/>
                <wp:docPr id="173253870" name="WordArt 6"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txBox="1">
                        <a:spLocks noSelect="1" noChangeArrowheads="1" noChangeShapeType="1" noTextEdit="1"/>
                      </wps:cNvSpPr>
                      <wps:spPr bwMode="auto">
                        <a:xfrm>
                          <a:off x="0" y="0"/>
                          <a:ext cx="635000" cy="635000"/>
                        </a:xfrm>
                        <a:prstGeom prst="rect">
                          <a:avLst/>
                        </a:prstGeom>
                      </wps:spPr>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xmlns:arto="http://schemas.microsoft.com/office/word/2006/arto" xmlns:pic="http://schemas.openxmlformats.org/drawingml/2006/picture" xmlns:a="http://schemas.openxmlformats.org/drawingml/2006/main">
            <w:pict w14:anchorId="460E5B70">
              <v:shapetype id="_x0000_t202" coordsize="21600,21600" o:spt="202" path="m,l,21600r21600,l21600,xe" w14:anchorId="6526AB1E">
                <v:stroke joinstyle="miter"/>
                <v:path gradientshapeok="t" o:connecttype="rect"/>
              </v:shapetype>
              <v:shape id="WordArt 6" style="position:absolute;margin-left:0;margin-top:0;width:50pt;height:50pt;z-index:25165772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">
                <o:lock v:ext="edit" selection="t" text="t" shapetype="t"/>
              </v:shape>
            </w:pict>
          </mc:Fallback>
        </mc:AlternateContent>
      </w:r>
    </w:p>
    <w:p w:rsidR="00FB79CE" w:rsidRDefault="00F20C1F" w14:paraId="40F68EDA" w14:textId="77777777">
      <w:pPr>
        <w:spacing w:after="120"/>
        <w:jc w:val="center"/>
        <w:rPr>
          <w:b/>
          <w:color w:val="CC0000"/>
          <w:sz w:val="44"/>
          <w:szCs w:val="44"/>
        </w:rPr>
      </w:pPr>
      <w:r>
        <w:rPr>
          <w:b/>
          <w:color w:val="CC0000"/>
          <w:sz w:val="44"/>
          <w:szCs w:val="44"/>
        </w:rPr>
        <w:t>COMMONWEALTH OF MASSACHUSETTS</w:t>
      </w:r>
    </w:p>
    <w:p w:rsidR="00FB79CE" w:rsidRDefault="00F20C1F" w14:paraId="40F68EDB" w14:textId="77777777">
      <w:pPr>
        <w:pBdr>
          <w:top w:val="nil"/>
          <w:left w:val="nil"/>
          <w:bottom w:val="nil"/>
          <w:right w:val="nil"/>
          <w:between w:val="nil"/>
        </w:pBdr>
        <w:spacing w:after="120" w:line="276" w:lineRule="auto"/>
        <w:jc w:val="center"/>
        <w:rPr>
          <w:b/>
          <w:color w:val="000000"/>
          <w:sz w:val="40"/>
          <w:szCs w:val="40"/>
        </w:rPr>
      </w:pPr>
      <w:r>
        <w:rPr>
          <w:color w:val="CC0000"/>
          <w:sz w:val="32"/>
          <w:szCs w:val="32"/>
        </w:rPr>
        <w:t>EXECUTIVE OFFICE OF HEALTH AND HUMAN SERVICES</w:t>
      </w:r>
    </w:p>
    <w:p w:rsidR="00FB79CE" w:rsidRDefault="00FB79CE" w14:paraId="40F68EDC" w14:textId="77777777">
      <w:pPr>
        <w:jc w:val="center"/>
      </w:pPr>
    </w:p>
    <w:p w:rsidR="00FB79CE" w:rsidRDefault="00F20C1F" w14:paraId="40F68EDD" w14:textId="4DBC9322">
      <w:pPr>
        <w:jc w:val="center"/>
      </w:pPr>
      <w:r>
        <w:rPr>
          <w:noProof/>
          <w:sz w:val="32"/>
          <w:szCs w:val="32"/>
        </w:rPr>
        <w:drawing>
          <wp:inline distT="0" distB="0" distL="0" distR="0" wp14:anchorId="40F692C5" wp14:editId="40F692C6">
            <wp:extent cx="1598930" cy="1532255"/>
            <wp:effectExtent l="0" t="0" r="0" b="0"/>
            <wp:docPr id="60" name="image6.png" descr="masseal"/>
            <wp:cNvGraphicFramePr/>
            <a:graphic xmlns:a="http://schemas.openxmlformats.org/drawingml/2006/main">
              <a:graphicData uri="http://schemas.openxmlformats.org/drawingml/2006/picture">
                <pic:pic xmlns:pic="http://schemas.openxmlformats.org/drawingml/2006/picture">
                  <pic:nvPicPr>
                    <pic:cNvPr id="0" name="image6.png" descr="masseal"/>
                    <pic:cNvPicPr preferRelativeResize="0"/>
                  </pic:nvPicPr>
                  <pic:blipFill>
                    <a:blip r:embed="rId10"/>
                    <a:srcRect/>
                    <a:stretch>
                      <a:fillRect/>
                    </a:stretch>
                  </pic:blipFill>
                  <pic:spPr>
                    <a:xfrm>
                      <a:off x="0" y="0"/>
                      <a:ext cx="1598930" cy="1532255"/>
                    </a:xfrm>
                    <a:prstGeom prst="rect">
                      <a:avLst/>
                    </a:prstGeom>
                    <a:ln/>
                  </pic:spPr>
                </pic:pic>
              </a:graphicData>
            </a:graphic>
          </wp:inline>
        </w:drawing>
      </w:r>
      <w:ins w:author="Boney, John (EHS)" w:date="2025-09-16T20:51:00Z" w:id="0">
        <w:r w:rsidR="6A80A9AF">
          <w:t xml:space="preserve"> </w:t>
        </w:r>
      </w:ins>
    </w:p>
    <w:p w:rsidR="00FB79CE" w:rsidRDefault="00FB79CE" w14:paraId="40F68EDE" w14:textId="77777777">
      <w:pPr>
        <w:jc w:val="center"/>
      </w:pPr>
    </w:p>
    <w:p w:rsidR="00FB79CE" w:rsidRDefault="00FB79CE" w14:paraId="40F68EDF" w14:textId="77777777">
      <w:pPr>
        <w:jc w:val="center"/>
      </w:pPr>
    </w:p>
    <w:p w:rsidR="00FB79CE" w:rsidRDefault="00B00BD5" w14:paraId="40F68EE1" w14:textId="75A1B55C">
      <w:pPr>
        <w:pStyle w:val="Title"/>
        <w:jc w:val="center"/>
      </w:pPr>
      <w:r w:rsidRPr="00AA7EFE">
        <w:rPr>
          <w:smallCaps/>
          <w:color w:val="2F5897" w:themeColor="text2"/>
        </w:rPr>
        <w:t>Data Warehouse Project</w:t>
      </w:r>
    </w:p>
    <w:p w:rsidR="00FB79CE" w:rsidRDefault="00FB79CE" w14:paraId="40F68EE2" w14:textId="77777777">
      <w:pPr>
        <w:jc w:val="center"/>
      </w:pPr>
    </w:p>
    <w:p w:rsidRPr="00B00BD5" w:rsidR="00FB79CE" w:rsidRDefault="00F20C1F" w14:paraId="40F68EE3" w14:textId="09BC9EF0">
      <w:pPr>
        <w:pStyle w:val="Title"/>
        <w:jc w:val="center"/>
        <w:rPr>
          <w:smallCaps/>
          <w:color w:val="2F5897" w:themeColor="text2"/>
        </w:rPr>
      </w:pPr>
      <w:r w:rsidRPr="00B00BD5">
        <w:rPr>
          <w:smallCaps/>
          <w:color w:val="2F5897" w:themeColor="text2"/>
        </w:rPr>
        <w:t xml:space="preserve">Data Warehouse </w:t>
      </w:r>
      <w:r w:rsidRPr="00B00BD5">
        <w:rPr>
          <w:smallCaps/>
          <w:color w:val="2F5897" w:themeColor="text2"/>
        </w:rPr>
        <w:br/>
      </w:r>
    </w:p>
    <w:p w:rsidRPr="00B00BD5" w:rsidR="0007528C" w:rsidP="0007528C" w:rsidRDefault="0007528C" w14:paraId="2C2A504D" w14:textId="6B10D804">
      <w:pPr>
        <w:pStyle w:val="Title"/>
        <w:jc w:val="center"/>
        <w:rPr>
          <w:smallCaps/>
          <w:color w:val="2F5897" w:themeColor="text2"/>
        </w:rPr>
      </w:pPr>
      <w:r w:rsidRPr="00B00BD5">
        <w:rPr>
          <w:smallCaps/>
          <w:color w:val="2F5897" w:themeColor="text2"/>
        </w:rPr>
        <w:t>DWHS-41310 Encounter Data Quality Scorecard</w:t>
      </w:r>
    </w:p>
    <w:p w:rsidRPr="00D86611" w:rsidR="00FB79CE" w:rsidRDefault="00F324AF" w14:paraId="40F68EE5" w14:textId="417E1FD1">
      <w:pPr>
        <w:pStyle w:val="Title"/>
        <w:jc w:val="center"/>
        <w:rPr>
          <w:smallCaps/>
          <w:color w:val="2F5897" w:themeColor="text2"/>
        </w:rPr>
      </w:pPr>
      <w:r w:rsidRPr="00D86611">
        <w:rPr>
          <w:smallCaps/>
          <w:color w:val="2F5897" w:themeColor="text2"/>
        </w:rPr>
        <w:t xml:space="preserve">Submission </w:t>
      </w:r>
      <w:r w:rsidRPr="00D86611" w:rsidR="00312CD4">
        <w:rPr>
          <w:smallCaps/>
          <w:color w:val="2F5897" w:themeColor="text2"/>
        </w:rPr>
        <w:t>Performance</w:t>
      </w:r>
    </w:p>
    <w:p w:rsidR="00FB79CE" w:rsidRDefault="00FB79CE" w14:paraId="40F68EE6" w14:textId="77777777">
      <w:pPr>
        <w:jc w:val="center"/>
      </w:pPr>
    </w:p>
    <w:p w:rsidRPr="00B00BD5" w:rsidR="00FB79CE" w:rsidRDefault="00F20C1F" w14:paraId="40F68EE7" w14:textId="290FEA8E">
      <w:pPr>
        <w:pStyle w:val="Title"/>
        <w:jc w:val="center"/>
        <w:rPr>
          <w:smallCaps/>
          <w:color w:val="2F5897" w:themeColor="text2"/>
        </w:rPr>
      </w:pPr>
      <w:r w:rsidRPr="00B00BD5">
        <w:rPr>
          <w:smallCaps/>
          <w:color w:val="2F5897" w:themeColor="text2"/>
        </w:rPr>
        <w:t>Ve</w:t>
      </w:r>
      <w:r w:rsidRPr="00B00BD5" w:rsidR="009C379A">
        <w:rPr>
          <w:smallCaps/>
          <w:color w:val="2F5897" w:themeColor="text2"/>
        </w:rPr>
        <w:t>rsion 1.</w:t>
      </w:r>
      <w:ins w:author="Dadhi, Shruti (EHS)" w:date="2025-08-28T14:44:00Z" w16du:dateUtc="2025-08-28T18:44:00Z" w:id="1">
        <w:r w:rsidR="009020C1">
          <w:rPr>
            <w:smallCaps/>
            <w:color w:val="2F5897" w:themeColor="text2"/>
          </w:rPr>
          <w:t>4</w:t>
        </w:r>
      </w:ins>
      <w:del w:author="Dadhi, Shruti (EHS)" w:date="2025-08-27T08:18:00Z" w16du:dateUtc="2025-08-27T12:18:00Z" w:id="2">
        <w:r w:rsidRPr="00B00BD5" w:rsidDel="005F2B46" w:rsidR="00796C5D">
          <w:rPr>
            <w:smallCaps/>
            <w:color w:val="2F5897" w:themeColor="text2"/>
          </w:rPr>
          <w:delText>0</w:delText>
        </w:r>
      </w:del>
    </w:p>
    <w:p w:rsidRPr="00B00BD5" w:rsidR="00EF02AF" w:rsidP="00B00BD5" w:rsidRDefault="00EF02AF" w14:paraId="40F68EE8" w14:textId="7191747D">
      <w:pPr>
        <w:pStyle w:val="Title"/>
        <w:jc w:val="center"/>
        <w:rPr>
          <w:smallCaps/>
          <w:color w:val="2F5897" w:themeColor="text2"/>
        </w:rPr>
      </w:pPr>
      <w:r w:rsidRPr="00B00BD5">
        <w:rPr>
          <w:smallCaps/>
          <w:color w:val="2F5897" w:themeColor="text2"/>
        </w:rPr>
        <w:t xml:space="preserve">Date: </w:t>
      </w:r>
      <w:sdt>
        <w:sdtPr>
          <w:rPr>
            <w:smallCaps/>
            <w:color w:val="2F5897" w:themeColor="text2"/>
          </w:rPr>
          <w:alias w:val="Publish Date"/>
          <w:tag w:val=""/>
          <w:id w:val="-1750105531"/>
          <w:placeholder>
            <w:docPart w:val="BE3239CABE4948F7972BA39F050B3B0B"/>
          </w:placeholder>
          <w:dataBinding w:prefixMappings="xmlns:ns0='http://schemas.microsoft.com/office/2006/coverPageProps' " w:xpath="/ns0:CoverPageProperties[1]/ns0:PublishDate[1]" w:storeItemID="{55AF091B-3C7A-41E3-B477-F2FDAA23CFDA}"/>
          <w:date w:fullDate="2025-08-28T00:00:00Z">
            <w:dateFormat w:val="MMMM d, yyyy"/>
            <w:lid w:val="en-US"/>
            <w:storeMappedDataAs w:val="dateTime"/>
            <w:calendar w:val="gregorian"/>
          </w:date>
        </w:sdtPr>
        <w:sdtContent>
          <w:del w:author="Dadhi, Shruti (EHS)" w:date="2025-08-27T08:19:00Z" w16du:dateUtc="2025-08-27T12:19:00Z" w:id="3">
            <w:r w:rsidDel="005F2B46" w:rsidR="00312CD4">
              <w:rPr>
                <w:smallCaps/>
                <w:color w:val="2F5897" w:themeColor="text2"/>
              </w:rPr>
              <w:delText>February 25, 2025</w:delText>
            </w:r>
          </w:del>
          <w:ins w:author="Dadhi, Shruti (EHS)" w:date="2025-08-28T14:45:00Z" w16du:dateUtc="2025-08-28T18:45:00Z" w:id="4">
            <w:r w:rsidR="009020C1">
              <w:rPr>
                <w:smallCaps/>
                <w:color w:val="2F5897" w:themeColor="text2"/>
              </w:rPr>
              <w:t>August 28, 2025</w:t>
            </w:r>
          </w:ins>
        </w:sdtContent>
      </w:sdt>
    </w:p>
    <w:p w:rsidR="00EF02AF" w:rsidP="00EF02AF" w:rsidRDefault="00EF02AF" w14:paraId="40F68EE9" w14:textId="77777777"/>
    <w:p w:rsidR="00EF02AF" w:rsidP="00EF02AF" w:rsidRDefault="00EF02AF" w14:paraId="40F68EEA" w14:textId="77777777"/>
    <w:p w:rsidR="00EF02AF" w:rsidP="00EF02AF" w:rsidRDefault="00EF02AF" w14:paraId="40F68EEB" w14:textId="77777777"/>
    <w:p w:rsidR="00EF02AF" w:rsidP="00EF02AF" w:rsidRDefault="00EF02AF" w14:paraId="40F68EEC" w14:textId="77777777"/>
    <w:p w:rsidR="00EF02AF" w:rsidP="00EF02AF" w:rsidRDefault="00EF02AF" w14:paraId="40F68EED" w14:textId="77777777"/>
    <w:p w:rsidR="00EF02AF" w:rsidP="00EF02AF" w:rsidRDefault="00EF02AF" w14:paraId="40F68EEE" w14:textId="77777777"/>
    <w:p w:rsidR="00EF02AF" w:rsidP="00EF02AF" w:rsidRDefault="00EF02AF" w14:paraId="40F68EEF" w14:textId="77777777"/>
    <w:p w:rsidR="00EF02AF" w:rsidP="00EF02AF" w:rsidRDefault="00EF02AF" w14:paraId="40F68EF0" w14:textId="77777777"/>
    <w:p w:rsidR="00EF02AF" w:rsidP="00EF02AF" w:rsidRDefault="00EF02AF" w14:paraId="40F68EF1" w14:textId="77777777"/>
    <w:p w:rsidR="00EF02AF" w:rsidP="00EF02AF" w:rsidRDefault="00EF02AF" w14:paraId="40F68EF2" w14:textId="77777777"/>
    <w:p w:rsidR="00EF02AF" w:rsidP="00EF02AF" w:rsidRDefault="00EF02AF" w14:paraId="40F68EF3" w14:textId="77777777"/>
    <w:p w:rsidR="00EF02AF" w:rsidP="00EF02AF" w:rsidRDefault="00EF02AF" w14:paraId="40F68EF4" w14:textId="77777777"/>
    <w:p w:rsidRPr="00EF02AF" w:rsidR="00EF02AF" w:rsidP="00EF02AF" w:rsidRDefault="00EF02AF" w14:paraId="40F68EF5" w14:textId="77777777">
      <w:r w:rsidRPr="00EF02AF">
        <w:t xml:space="preserve"> </w:t>
      </w:r>
    </w:p>
    <w:p w:rsidR="00FB79CE" w:rsidRDefault="00FB79CE" w14:paraId="40F68EF6" w14:textId="77777777">
      <w:pPr>
        <w:rPr>
          <w:rFonts w:ascii="Arial" w:hAnsi="Arial" w:eastAsia="Arial" w:cs="Arial"/>
          <w:b/>
          <w:smallCaps/>
          <w:sz w:val="36"/>
          <w:szCs w:val="36"/>
        </w:rPr>
      </w:pPr>
    </w:p>
    <w:p w:rsidR="00FB79CE" w:rsidRDefault="00F20C1F" w14:paraId="40F68EF7" w14:textId="77777777">
      <w:pPr>
        <w:pStyle w:val="Heading1"/>
        <w:tabs>
          <w:tab w:val="left" w:pos="7730"/>
        </w:tabs>
      </w:pPr>
      <w:bookmarkStart w:name="_Toc207284748" w:id="5"/>
      <w:r>
        <w:t>Contents</w:t>
      </w:r>
      <w:bookmarkEnd w:id="5"/>
      <w:r>
        <w:tab/>
      </w:r>
    </w:p>
    <w:sdt>
      <w:sdtPr>
        <w:id w:val="1931465898"/>
        <w:docPartObj>
          <w:docPartGallery w:val="Table of Contents"/>
          <w:docPartUnique/>
        </w:docPartObj>
      </w:sdtPr>
      <w:sdtContent>
        <w:p w:rsidR="0090365B" w:rsidRDefault="00F20C1F" w14:paraId="0CF06F6E" w14:textId="615E7524">
          <w:pPr>
            <w:pStyle w:val="TOC1"/>
            <w:rPr>
              <w:ins w:author="Dadhi, Shruti (EHS)" w:date="2025-08-28T14:45:00Z" w16du:dateUtc="2025-08-28T18:45:00Z" w:id="6"/>
              <w:rFonts w:asciiTheme="minorHAnsi" w:hAnsiTheme="minorHAnsi" w:eastAsiaTheme="minorEastAsia" w:cstheme="minorBidi"/>
              <w:noProof/>
              <w:kern w:val="2"/>
              <w:sz w:val="24"/>
              <w:szCs w:val="24"/>
              <w14:ligatures w14:val="standardContextual"/>
            </w:rPr>
          </w:pPr>
          <w:r>
            <w:fldChar w:fldCharType="begin"/>
          </w:r>
          <w:r>
            <w:instrText xml:space="preserve"> TOC \h \u \z </w:instrText>
          </w:r>
          <w:r>
            <w:fldChar w:fldCharType="separate"/>
          </w:r>
          <w:ins w:author="Dadhi, Shruti (EHS)" w:date="2025-08-28T14:45:00Z" w16du:dateUtc="2025-08-28T18:45:00Z" w:id="7">
            <w:r w:rsidRPr="00CE6A82" w:rsidR="0090365B">
              <w:rPr>
                <w:rStyle w:val="Hyperlink"/>
                <w:noProof/>
              </w:rPr>
              <w:fldChar w:fldCharType="begin"/>
            </w:r>
            <w:r w:rsidRPr="00CE6A82" w:rsidR="0090365B">
              <w:rPr>
                <w:rStyle w:val="Hyperlink"/>
                <w:noProof/>
              </w:rPr>
              <w:instrText xml:space="preserve"> </w:instrText>
            </w:r>
            <w:r w:rsidR="0090365B">
              <w:rPr>
                <w:noProof/>
              </w:rPr>
              <w:instrText>HYPERLINK \l "_Toc207284748"</w:instrText>
            </w:r>
            <w:r w:rsidRPr="00CE6A82" w:rsidR="0090365B">
              <w:rPr>
                <w:rStyle w:val="Hyperlink"/>
                <w:noProof/>
              </w:rPr>
              <w:instrText xml:space="preserve"> </w:instrText>
            </w:r>
            <w:r w:rsidRPr="00CE6A82" w:rsidR="0090365B">
              <w:rPr>
                <w:rStyle w:val="Hyperlink"/>
                <w:noProof/>
              </w:rPr>
            </w:r>
            <w:r w:rsidRPr="00CE6A82" w:rsidR="0090365B">
              <w:rPr>
                <w:rStyle w:val="Hyperlink"/>
                <w:noProof/>
              </w:rPr>
              <w:fldChar w:fldCharType="separate"/>
            </w:r>
            <w:r w:rsidRPr="00CE6A82" w:rsidR="0090365B">
              <w:rPr>
                <w:rStyle w:val="Hyperlink"/>
                <w:noProof/>
              </w:rPr>
              <w:t>Contents</w:t>
            </w:r>
            <w:r w:rsidR="0090365B">
              <w:rPr>
                <w:noProof/>
                <w:webHidden/>
              </w:rPr>
              <w:tab/>
            </w:r>
            <w:r w:rsidR="0090365B">
              <w:rPr>
                <w:noProof/>
                <w:webHidden/>
              </w:rPr>
              <w:fldChar w:fldCharType="begin"/>
            </w:r>
            <w:r w:rsidR="0090365B">
              <w:rPr>
                <w:noProof/>
                <w:webHidden/>
              </w:rPr>
              <w:instrText xml:space="preserve"> PAGEREF _Toc207284748 \h </w:instrText>
            </w:r>
          </w:ins>
          <w:r w:rsidR="0090365B">
            <w:rPr>
              <w:noProof/>
              <w:webHidden/>
            </w:rPr>
          </w:r>
          <w:ins w:author="Dadhi, Shruti (EHS)" w:date="2025-08-28T14:45:00Z" w16du:dateUtc="2025-08-28T18:45:00Z" w:id="8">
            <w:r w:rsidR="0090365B">
              <w:rPr>
                <w:noProof/>
                <w:webHidden/>
              </w:rPr>
              <w:fldChar w:fldCharType="separate"/>
            </w:r>
            <w:r w:rsidR="0090365B">
              <w:rPr>
                <w:noProof/>
                <w:webHidden/>
              </w:rPr>
              <w:t>2</w:t>
            </w:r>
            <w:r w:rsidR="0090365B">
              <w:rPr>
                <w:noProof/>
                <w:webHidden/>
              </w:rPr>
              <w:fldChar w:fldCharType="end"/>
            </w:r>
            <w:r w:rsidRPr="00CE6A82" w:rsidR="0090365B">
              <w:rPr>
                <w:rStyle w:val="Hyperlink"/>
                <w:noProof/>
              </w:rPr>
              <w:fldChar w:fldCharType="end"/>
            </w:r>
          </w:ins>
        </w:p>
        <w:p w:rsidR="0090365B" w:rsidRDefault="0090365B" w14:paraId="7EEF8FD8" w14:textId="23978921">
          <w:pPr>
            <w:pStyle w:val="TOC1"/>
            <w:rPr>
              <w:ins w:author="Dadhi, Shruti (EHS)" w:date="2025-08-28T14:45:00Z" w16du:dateUtc="2025-08-28T18:45:00Z" w:id="9"/>
              <w:rFonts w:asciiTheme="minorHAnsi" w:hAnsiTheme="minorHAnsi" w:eastAsiaTheme="minorEastAsia" w:cstheme="minorBidi"/>
              <w:noProof/>
              <w:kern w:val="2"/>
              <w:sz w:val="24"/>
              <w:szCs w:val="24"/>
              <w14:ligatures w14:val="standardContextual"/>
            </w:rPr>
          </w:pPr>
          <w:ins w:author="Dadhi, Shruti (EHS)" w:date="2025-08-28T14:45:00Z" w16du:dateUtc="2025-08-28T18:45:00Z" w:id="10">
            <w:r w:rsidRPr="00CE6A82">
              <w:rPr>
                <w:rStyle w:val="Hyperlink"/>
                <w:noProof/>
              </w:rPr>
              <w:fldChar w:fldCharType="begin"/>
            </w:r>
            <w:r w:rsidRPr="00CE6A82">
              <w:rPr>
                <w:rStyle w:val="Hyperlink"/>
                <w:noProof/>
              </w:rPr>
              <w:instrText xml:space="preserve"> </w:instrText>
            </w:r>
            <w:r>
              <w:rPr>
                <w:noProof/>
              </w:rPr>
              <w:instrText>HYPERLINK \l "_Toc207284749"</w:instrText>
            </w:r>
            <w:r w:rsidRPr="00CE6A82">
              <w:rPr>
                <w:rStyle w:val="Hyperlink"/>
                <w:noProof/>
              </w:rPr>
              <w:instrText xml:space="preserve"> </w:instrText>
            </w:r>
            <w:r w:rsidRPr="00CE6A82">
              <w:rPr>
                <w:rStyle w:val="Hyperlink"/>
                <w:noProof/>
              </w:rPr>
            </w:r>
            <w:r w:rsidRPr="00CE6A82">
              <w:rPr>
                <w:rStyle w:val="Hyperlink"/>
                <w:noProof/>
              </w:rPr>
              <w:fldChar w:fldCharType="separate"/>
            </w:r>
            <w:r w:rsidRPr="00CE6A82">
              <w:rPr>
                <w:rStyle w:val="Hyperlink"/>
                <w:noProof/>
              </w:rPr>
              <w:t>Revision History</w:t>
            </w:r>
            <w:r>
              <w:rPr>
                <w:noProof/>
                <w:webHidden/>
              </w:rPr>
              <w:tab/>
            </w:r>
            <w:r>
              <w:rPr>
                <w:noProof/>
                <w:webHidden/>
              </w:rPr>
              <w:fldChar w:fldCharType="begin"/>
            </w:r>
            <w:r>
              <w:rPr>
                <w:noProof/>
                <w:webHidden/>
              </w:rPr>
              <w:instrText xml:space="preserve"> PAGEREF _Toc207284749 \h </w:instrText>
            </w:r>
          </w:ins>
          <w:r>
            <w:rPr>
              <w:noProof/>
              <w:webHidden/>
            </w:rPr>
          </w:r>
          <w:ins w:author="Dadhi, Shruti (EHS)" w:date="2025-08-28T14:45:00Z" w16du:dateUtc="2025-08-28T18:45:00Z" w:id="11">
            <w:r>
              <w:rPr>
                <w:noProof/>
                <w:webHidden/>
              </w:rPr>
              <w:fldChar w:fldCharType="separate"/>
            </w:r>
            <w:r>
              <w:rPr>
                <w:noProof/>
                <w:webHidden/>
              </w:rPr>
              <w:t>3</w:t>
            </w:r>
            <w:r>
              <w:rPr>
                <w:noProof/>
                <w:webHidden/>
              </w:rPr>
              <w:fldChar w:fldCharType="end"/>
            </w:r>
            <w:r w:rsidRPr="00CE6A82">
              <w:rPr>
                <w:rStyle w:val="Hyperlink"/>
                <w:noProof/>
              </w:rPr>
              <w:fldChar w:fldCharType="end"/>
            </w:r>
          </w:ins>
        </w:p>
        <w:p w:rsidR="0090365B" w:rsidRDefault="0090365B" w14:paraId="476E5D36" w14:textId="180E29F1">
          <w:pPr>
            <w:pStyle w:val="TOC1"/>
            <w:tabs>
              <w:tab w:val="left" w:pos="440"/>
            </w:tabs>
            <w:rPr>
              <w:ins w:author="Dadhi, Shruti (EHS)" w:date="2025-08-28T14:45:00Z" w16du:dateUtc="2025-08-28T18:45:00Z" w:id="12"/>
              <w:rFonts w:asciiTheme="minorHAnsi" w:hAnsiTheme="minorHAnsi" w:eastAsiaTheme="minorEastAsia" w:cstheme="minorBidi"/>
              <w:noProof/>
              <w:kern w:val="2"/>
              <w:sz w:val="24"/>
              <w:szCs w:val="24"/>
              <w14:ligatures w14:val="standardContextual"/>
            </w:rPr>
          </w:pPr>
          <w:ins w:author="Dadhi, Shruti (EHS)" w:date="2025-08-28T14:45:00Z" w16du:dateUtc="2025-08-28T18:45:00Z" w:id="13">
            <w:r w:rsidRPr="00CE6A82">
              <w:rPr>
                <w:rStyle w:val="Hyperlink"/>
                <w:noProof/>
              </w:rPr>
              <w:fldChar w:fldCharType="begin"/>
            </w:r>
            <w:r w:rsidRPr="00CE6A82">
              <w:rPr>
                <w:rStyle w:val="Hyperlink"/>
                <w:noProof/>
              </w:rPr>
              <w:instrText xml:space="preserve"> </w:instrText>
            </w:r>
            <w:r>
              <w:rPr>
                <w:noProof/>
              </w:rPr>
              <w:instrText>HYPERLINK \l "_Toc207284750"</w:instrText>
            </w:r>
            <w:r w:rsidRPr="00CE6A82">
              <w:rPr>
                <w:rStyle w:val="Hyperlink"/>
                <w:noProof/>
              </w:rPr>
              <w:instrText xml:space="preserve"> </w:instrText>
            </w:r>
            <w:r w:rsidRPr="00CE6A82">
              <w:rPr>
                <w:rStyle w:val="Hyperlink"/>
                <w:noProof/>
              </w:rPr>
            </w:r>
            <w:r w:rsidRPr="00CE6A82">
              <w:rPr>
                <w:rStyle w:val="Hyperlink"/>
                <w:noProof/>
              </w:rPr>
              <w:fldChar w:fldCharType="separate"/>
            </w:r>
            <w:r w:rsidRPr="00CE6A82">
              <w:rPr>
                <w:rStyle w:val="Hyperlink"/>
                <w:noProof/>
              </w:rPr>
              <w:t>1.</w:t>
            </w:r>
            <w:r>
              <w:rPr>
                <w:rFonts w:asciiTheme="minorHAnsi" w:hAnsiTheme="minorHAnsi" w:eastAsiaTheme="minorEastAsia" w:cstheme="minorBidi"/>
                <w:noProof/>
                <w:kern w:val="2"/>
                <w:sz w:val="24"/>
                <w:szCs w:val="24"/>
                <w14:ligatures w14:val="standardContextual"/>
              </w:rPr>
              <w:tab/>
            </w:r>
            <w:r w:rsidRPr="00CE6A82">
              <w:rPr>
                <w:rStyle w:val="Hyperlink"/>
                <w:noProof/>
              </w:rPr>
              <w:t>Background</w:t>
            </w:r>
            <w:r>
              <w:rPr>
                <w:noProof/>
                <w:webHidden/>
              </w:rPr>
              <w:tab/>
            </w:r>
            <w:r>
              <w:rPr>
                <w:noProof/>
                <w:webHidden/>
              </w:rPr>
              <w:fldChar w:fldCharType="begin"/>
            </w:r>
            <w:r>
              <w:rPr>
                <w:noProof/>
                <w:webHidden/>
              </w:rPr>
              <w:instrText xml:space="preserve"> PAGEREF _Toc207284750 \h </w:instrText>
            </w:r>
          </w:ins>
          <w:r>
            <w:rPr>
              <w:noProof/>
              <w:webHidden/>
            </w:rPr>
          </w:r>
          <w:ins w:author="Dadhi, Shruti (EHS)" w:date="2025-08-28T14:45:00Z" w16du:dateUtc="2025-08-28T18:45:00Z" w:id="14">
            <w:r>
              <w:rPr>
                <w:noProof/>
                <w:webHidden/>
              </w:rPr>
              <w:fldChar w:fldCharType="separate"/>
            </w:r>
            <w:r>
              <w:rPr>
                <w:noProof/>
                <w:webHidden/>
              </w:rPr>
              <w:t>3</w:t>
            </w:r>
            <w:r>
              <w:rPr>
                <w:noProof/>
                <w:webHidden/>
              </w:rPr>
              <w:fldChar w:fldCharType="end"/>
            </w:r>
            <w:r w:rsidRPr="00CE6A82">
              <w:rPr>
                <w:rStyle w:val="Hyperlink"/>
                <w:noProof/>
              </w:rPr>
              <w:fldChar w:fldCharType="end"/>
            </w:r>
          </w:ins>
        </w:p>
        <w:p w:rsidR="0090365B" w:rsidRDefault="0090365B" w14:paraId="6FFAB150" w14:textId="2852C64E">
          <w:pPr>
            <w:pStyle w:val="TOC1"/>
            <w:tabs>
              <w:tab w:val="left" w:pos="440"/>
            </w:tabs>
            <w:rPr>
              <w:ins w:author="Dadhi, Shruti (EHS)" w:date="2025-08-28T14:45:00Z" w16du:dateUtc="2025-08-28T18:45:00Z" w:id="15"/>
              <w:rFonts w:asciiTheme="minorHAnsi" w:hAnsiTheme="minorHAnsi" w:eastAsiaTheme="minorEastAsia" w:cstheme="minorBidi"/>
              <w:noProof/>
              <w:kern w:val="2"/>
              <w:sz w:val="24"/>
              <w:szCs w:val="24"/>
              <w14:ligatures w14:val="standardContextual"/>
            </w:rPr>
          </w:pPr>
          <w:ins w:author="Dadhi, Shruti (EHS)" w:date="2025-08-28T14:45:00Z" w16du:dateUtc="2025-08-28T18:45:00Z" w:id="16">
            <w:r w:rsidRPr="00CE6A82">
              <w:rPr>
                <w:rStyle w:val="Hyperlink"/>
                <w:noProof/>
              </w:rPr>
              <w:fldChar w:fldCharType="begin"/>
            </w:r>
            <w:r w:rsidRPr="00CE6A82">
              <w:rPr>
                <w:rStyle w:val="Hyperlink"/>
                <w:noProof/>
              </w:rPr>
              <w:instrText xml:space="preserve"> </w:instrText>
            </w:r>
            <w:r>
              <w:rPr>
                <w:noProof/>
              </w:rPr>
              <w:instrText>HYPERLINK \l "_Toc207284751"</w:instrText>
            </w:r>
            <w:r w:rsidRPr="00CE6A82">
              <w:rPr>
                <w:rStyle w:val="Hyperlink"/>
                <w:noProof/>
              </w:rPr>
              <w:instrText xml:space="preserve"> </w:instrText>
            </w:r>
            <w:r w:rsidRPr="00CE6A82">
              <w:rPr>
                <w:rStyle w:val="Hyperlink"/>
                <w:noProof/>
              </w:rPr>
            </w:r>
            <w:r w:rsidRPr="00CE6A82">
              <w:rPr>
                <w:rStyle w:val="Hyperlink"/>
                <w:noProof/>
              </w:rPr>
              <w:fldChar w:fldCharType="separate"/>
            </w:r>
            <w:r w:rsidRPr="00CE6A82">
              <w:rPr>
                <w:rStyle w:val="Hyperlink"/>
                <w:noProof/>
              </w:rPr>
              <w:t>2.</w:t>
            </w:r>
            <w:r>
              <w:rPr>
                <w:rFonts w:asciiTheme="minorHAnsi" w:hAnsiTheme="minorHAnsi" w:eastAsiaTheme="minorEastAsia" w:cstheme="minorBidi"/>
                <w:noProof/>
                <w:kern w:val="2"/>
                <w:sz w:val="24"/>
                <w:szCs w:val="24"/>
                <w14:ligatures w14:val="standardContextual"/>
              </w:rPr>
              <w:tab/>
            </w:r>
            <w:r w:rsidRPr="00CE6A82">
              <w:rPr>
                <w:rStyle w:val="Hyperlink"/>
                <w:noProof/>
              </w:rPr>
              <w:t>Objective</w:t>
            </w:r>
            <w:r>
              <w:rPr>
                <w:noProof/>
                <w:webHidden/>
              </w:rPr>
              <w:tab/>
            </w:r>
            <w:r>
              <w:rPr>
                <w:noProof/>
                <w:webHidden/>
              </w:rPr>
              <w:fldChar w:fldCharType="begin"/>
            </w:r>
            <w:r>
              <w:rPr>
                <w:noProof/>
                <w:webHidden/>
              </w:rPr>
              <w:instrText xml:space="preserve"> PAGEREF _Toc207284751 \h </w:instrText>
            </w:r>
          </w:ins>
          <w:r>
            <w:rPr>
              <w:noProof/>
              <w:webHidden/>
            </w:rPr>
          </w:r>
          <w:ins w:author="Dadhi, Shruti (EHS)" w:date="2025-08-28T14:45:00Z" w16du:dateUtc="2025-08-28T18:45:00Z" w:id="17">
            <w:r>
              <w:rPr>
                <w:noProof/>
                <w:webHidden/>
              </w:rPr>
              <w:fldChar w:fldCharType="separate"/>
            </w:r>
            <w:r>
              <w:rPr>
                <w:noProof/>
                <w:webHidden/>
              </w:rPr>
              <w:t>3</w:t>
            </w:r>
            <w:r>
              <w:rPr>
                <w:noProof/>
                <w:webHidden/>
              </w:rPr>
              <w:fldChar w:fldCharType="end"/>
            </w:r>
            <w:r w:rsidRPr="00CE6A82">
              <w:rPr>
                <w:rStyle w:val="Hyperlink"/>
                <w:noProof/>
              </w:rPr>
              <w:fldChar w:fldCharType="end"/>
            </w:r>
          </w:ins>
        </w:p>
        <w:p w:rsidR="0090365B" w:rsidRDefault="0090365B" w14:paraId="7F713BF3" w14:textId="1301D1ED">
          <w:pPr>
            <w:pStyle w:val="TOC1"/>
            <w:tabs>
              <w:tab w:val="left" w:pos="440"/>
            </w:tabs>
            <w:rPr>
              <w:ins w:author="Dadhi, Shruti (EHS)" w:date="2025-08-28T14:45:00Z" w16du:dateUtc="2025-08-28T18:45:00Z" w:id="18"/>
              <w:rFonts w:asciiTheme="minorHAnsi" w:hAnsiTheme="minorHAnsi" w:eastAsiaTheme="minorEastAsia" w:cstheme="minorBidi"/>
              <w:noProof/>
              <w:kern w:val="2"/>
              <w:sz w:val="24"/>
              <w:szCs w:val="24"/>
              <w14:ligatures w14:val="standardContextual"/>
            </w:rPr>
          </w:pPr>
          <w:ins w:author="Dadhi, Shruti (EHS)" w:date="2025-08-28T14:45:00Z" w16du:dateUtc="2025-08-28T18:45:00Z" w:id="19">
            <w:r w:rsidRPr="00CE6A82">
              <w:rPr>
                <w:rStyle w:val="Hyperlink"/>
                <w:noProof/>
              </w:rPr>
              <w:fldChar w:fldCharType="begin"/>
            </w:r>
            <w:r w:rsidRPr="00CE6A82">
              <w:rPr>
                <w:rStyle w:val="Hyperlink"/>
                <w:noProof/>
              </w:rPr>
              <w:instrText xml:space="preserve"> </w:instrText>
            </w:r>
            <w:r>
              <w:rPr>
                <w:noProof/>
              </w:rPr>
              <w:instrText>HYPERLINK \l "_Toc207284752"</w:instrText>
            </w:r>
            <w:r w:rsidRPr="00CE6A82">
              <w:rPr>
                <w:rStyle w:val="Hyperlink"/>
                <w:noProof/>
              </w:rPr>
              <w:instrText xml:space="preserve"> </w:instrText>
            </w:r>
            <w:r w:rsidRPr="00CE6A82">
              <w:rPr>
                <w:rStyle w:val="Hyperlink"/>
                <w:noProof/>
              </w:rPr>
            </w:r>
            <w:r w:rsidRPr="00CE6A82">
              <w:rPr>
                <w:rStyle w:val="Hyperlink"/>
                <w:noProof/>
              </w:rPr>
              <w:fldChar w:fldCharType="separate"/>
            </w:r>
            <w:r w:rsidRPr="00CE6A82">
              <w:rPr>
                <w:rStyle w:val="Hyperlink"/>
                <w:noProof/>
              </w:rPr>
              <w:t>3.</w:t>
            </w:r>
            <w:r>
              <w:rPr>
                <w:rFonts w:asciiTheme="minorHAnsi" w:hAnsiTheme="minorHAnsi" w:eastAsiaTheme="minorEastAsia" w:cstheme="minorBidi"/>
                <w:noProof/>
                <w:kern w:val="2"/>
                <w:sz w:val="24"/>
                <w:szCs w:val="24"/>
                <w14:ligatures w14:val="standardContextual"/>
              </w:rPr>
              <w:tab/>
            </w:r>
            <w:r w:rsidRPr="00CE6A82">
              <w:rPr>
                <w:rStyle w:val="Hyperlink"/>
                <w:noProof/>
              </w:rPr>
              <w:t>Dashboards Schedule</w:t>
            </w:r>
            <w:r>
              <w:rPr>
                <w:noProof/>
                <w:webHidden/>
              </w:rPr>
              <w:tab/>
            </w:r>
            <w:r>
              <w:rPr>
                <w:noProof/>
                <w:webHidden/>
              </w:rPr>
              <w:fldChar w:fldCharType="begin"/>
            </w:r>
            <w:r>
              <w:rPr>
                <w:noProof/>
                <w:webHidden/>
              </w:rPr>
              <w:instrText xml:space="preserve"> PAGEREF _Toc207284752 \h </w:instrText>
            </w:r>
          </w:ins>
          <w:r>
            <w:rPr>
              <w:noProof/>
              <w:webHidden/>
            </w:rPr>
          </w:r>
          <w:ins w:author="Dadhi, Shruti (EHS)" w:date="2025-08-28T14:45:00Z" w16du:dateUtc="2025-08-28T18:45:00Z" w:id="20">
            <w:r>
              <w:rPr>
                <w:noProof/>
                <w:webHidden/>
              </w:rPr>
              <w:fldChar w:fldCharType="separate"/>
            </w:r>
            <w:r>
              <w:rPr>
                <w:noProof/>
                <w:webHidden/>
              </w:rPr>
              <w:t>3</w:t>
            </w:r>
            <w:r>
              <w:rPr>
                <w:noProof/>
                <w:webHidden/>
              </w:rPr>
              <w:fldChar w:fldCharType="end"/>
            </w:r>
            <w:r w:rsidRPr="00CE6A82">
              <w:rPr>
                <w:rStyle w:val="Hyperlink"/>
                <w:noProof/>
              </w:rPr>
              <w:fldChar w:fldCharType="end"/>
            </w:r>
          </w:ins>
        </w:p>
        <w:p w:rsidR="0090365B" w:rsidRDefault="0090365B" w14:paraId="3615DD14" w14:textId="555A3AC8">
          <w:pPr>
            <w:pStyle w:val="TOC1"/>
            <w:tabs>
              <w:tab w:val="left" w:pos="440"/>
            </w:tabs>
            <w:rPr>
              <w:ins w:author="Dadhi, Shruti (EHS)" w:date="2025-08-28T14:45:00Z" w16du:dateUtc="2025-08-28T18:45:00Z" w:id="21"/>
              <w:rFonts w:asciiTheme="minorHAnsi" w:hAnsiTheme="minorHAnsi" w:eastAsiaTheme="minorEastAsia" w:cstheme="minorBidi"/>
              <w:noProof/>
              <w:kern w:val="2"/>
              <w:sz w:val="24"/>
              <w:szCs w:val="24"/>
              <w14:ligatures w14:val="standardContextual"/>
            </w:rPr>
          </w:pPr>
          <w:ins w:author="Dadhi, Shruti (EHS)" w:date="2025-08-28T14:45:00Z" w16du:dateUtc="2025-08-28T18:45:00Z" w:id="22">
            <w:r w:rsidRPr="00CE6A82">
              <w:rPr>
                <w:rStyle w:val="Hyperlink"/>
                <w:noProof/>
              </w:rPr>
              <w:fldChar w:fldCharType="begin"/>
            </w:r>
            <w:r w:rsidRPr="00CE6A82">
              <w:rPr>
                <w:rStyle w:val="Hyperlink"/>
                <w:noProof/>
              </w:rPr>
              <w:instrText xml:space="preserve"> </w:instrText>
            </w:r>
            <w:r>
              <w:rPr>
                <w:noProof/>
              </w:rPr>
              <w:instrText>HYPERLINK \l "_Toc207284753"</w:instrText>
            </w:r>
            <w:r w:rsidRPr="00CE6A82">
              <w:rPr>
                <w:rStyle w:val="Hyperlink"/>
                <w:noProof/>
              </w:rPr>
              <w:instrText xml:space="preserve"> </w:instrText>
            </w:r>
            <w:r w:rsidRPr="00CE6A82">
              <w:rPr>
                <w:rStyle w:val="Hyperlink"/>
                <w:noProof/>
              </w:rPr>
            </w:r>
            <w:r w:rsidRPr="00CE6A82">
              <w:rPr>
                <w:rStyle w:val="Hyperlink"/>
                <w:noProof/>
              </w:rPr>
              <w:fldChar w:fldCharType="separate"/>
            </w:r>
            <w:r w:rsidRPr="00CE6A82">
              <w:rPr>
                <w:rStyle w:val="Hyperlink"/>
                <w:noProof/>
              </w:rPr>
              <w:t>4.</w:t>
            </w:r>
            <w:r>
              <w:rPr>
                <w:rFonts w:asciiTheme="minorHAnsi" w:hAnsiTheme="minorHAnsi" w:eastAsiaTheme="minorEastAsia" w:cstheme="minorBidi"/>
                <w:noProof/>
                <w:kern w:val="2"/>
                <w:sz w:val="24"/>
                <w:szCs w:val="24"/>
                <w14:ligatures w14:val="standardContextual"/>
              </w:rPr>
              <w:tab/>
            </w:r>
            <w:r w:rsidRPr="00CE6A82">
              <w:rPr>
                <w:rStyle w:val="Hyperlink"/>
                <w:noProof/>
              </w:rPr>
              <w:t>Data source</w:t>
            </w:r>
            <w:r>
              <w:rPr>
                <w:noProof/>
                <w:webHidden/>
              </w:rPr>
              <w:tab/>
            </w:r>
            <w:r>
              <w:rPr>
                <w:noProof/>
                <w:webHidden/>
              </w:rPr>
              <w:fldChar w:fldCharType="begin"/>
            </w:r>
            <w:r>
              <w:rPr>
                <w:noProof/>
                <w:webHidden/>
              </w:rPr>
              <w:instrText xml:space="preserve"> PAGEREF _Toc207284753 \h </w:instrText>
            </w:r>
          </w:ins>
          <w:r>
            <w:rPr>
              <w:noProof/>
              <w:webHidden/>
            </w:rPr>
          </w:r>
          <w:ins w:author="Dadhi, Shruti (EHS)" w:date="2025-08-28T14:45:00Z" w16du:dateUtc="2025-08-28T18:45:00Z" w:id="23">
            <w:r>
              <w:rPr>
                <w:noProof/>
                <w:webHidden/>
              </w:rPr>
              <w:fldChar w:fldCharType="separate"/>
            </w:r>
            <w:r>
              <w:rPr>
                <w:noProof/>
                <w:webHidden/>
              </w:rPr>
              <w:t>3</w:t>
            </w:r>
            <w:r>
              <w:rPr>
                <w:noProof/>
                <w:webHidden/>
              </w:rPr>
              <w:fldChar w:fldCharType="end"/>
            </w:r>
            <w:r w:rsidRPr="00CE6A82">
              <w:rPr>
                <w:rStyle w:val="Hyperlink"/>
                <w:noProof/>
              </w:rPr>
              <w:fldChar w:fldCharType="end"/>
            </w:r>
          </w:ins>
        </w:p>
        <w:p w:rsidR="0090365B" w:rsidRDefault="0090365B" w14:paraId="7FCF0F38" w14:textId="3DAB94FA">
          <w:pPr>
            <w:pStyle w:val="TOC1"/>
            <w:tabs>
              <w:tab w:val="left" w:pos="440"/>
            </w:tabs>
            <w:rPr>
              <w:ins w:author="Dadhi, Shruti (EHS)" w:date="2025-08-28T14:45:00Z" w16du:dateUtc="2025-08-28T18:45:00Z" w:id="24"/>
              <w:rFonts w:asciiTheme="minorHAnsi" w:hAnsiTheme="minorHAnsi" w:eastAsiaTheme="minorEastAsia" w:cstheme="minorBidi"/>
              <w:noProof/>
              <w:kern w:val="2"/>
              <w:sz w:val="24"/>
              <w:szCs w:val="24"/>
              <w14:ligatures w14:val="standardContextual"/>
            </w:rPr>
          </w:pPr>
          <w:ins w:author="Dadhi, Shruti (EHS)" w:date="2025-08-28T14:45:00Z" w16du:dateUtc="2025-08-28T18:45:00Z" w:id="25">
            <w:r w:rsidRPr="00CE6A82">
              <w:rPr>
                <w:rStyle w:val="Hyperlink"/>
                <w:noProof/>
              </w:rPr>
              <w:fldChar w:fldCharType="begin"/>
            </w:r>
            <w:r w:rsidRPr="00CE6A82">
              <w:rPr>
                <w:rStyle w:val="Hyperlink"/>
                <w:noProof/>
              </w:rPr>
              <w:instrText xml:space="preserve"> </w:instrText>
            </w:r>
            <w:r>
              <w:rPr>
                <w:noProof/>
              </w:rPr>
              <w:instrText>HYPERLINK \l "_Toc207284754"</w:instrText>
            </w:r>
            <w:r w:rsidRPr="00CE6A82">
              <w:rPr>
                <w:rStyle w:val="Hyperlink"/>
                <w:noProof/>
              </w:rPr>
              <w:instrText xml:space="preserve"> </w:instrText>
            </w:r>
            <w:r w:rsidRPr="00CE6A82">
              <w:rPr>
                <w:rStyle w:val="Hyperlink"/>
                <w:noProof/>
              </w:rPr>
            </w:r>
            <w:r w:rsidRPr="00CE6A82">
              <w:rPr>
                <w:rStyle w:val="Hyperlink"/>
                <w:noProof/>
              </w:rPr>
              <w:fldChar w:fldCharType="separate"/>
            </w:r>
            <w:r w:rsidRPr="00CE6A82">
              <w:rPr>
                <w:rStyle w:val="Hyperlink"/>
                <w:noProof/>
              </w:rPr>
              <w:t>5.</w:t>
            </w:r>
            <w:r>
              <w:rPr>
                <w:rFonts w:asciiTheme="minorHAnsi" w:hAnsiTheme="minorHAnsi" w:eastAsiaTheme="minorEastAsia" w:cstheme="minorBidi"/>
                <w:noProof/>
                <w:kern w:val="2"/>
                <w:sz w:val="24"/>
                <w:szCs w:val="24"/>
                <w14:ligatures w14:val="standardContextual"/>
              </w:rPr>
              <w:tab/>
            </w:r>
            <w:r w:rsidRPr="00CE6A82">
              <w:rPr>
                <w:rStyle w:val="Hyperlink"/>
                <w:noProof/>
              </w:rPr>
              <w:t>Parameter</w:t>
            </w:r>
            <w:r>
              <w:rPr>
                <w:noProof/>
                <w:webHidden/>
              </w:rPr>
              <w:tab/>
            </w:r>
            <w:r>
              <w:rPr>
                <w:noProof/>
                <w:webHidden/>
              </w:rPr>
              <w:fldChar w:fldCharType="begin"/>
            </w:r>
            <w:r>
              <w:rPr>
                <w:noProof/>
                <w:webHidden/>
              </w:rPr>
              <w:instrText xml:space="preserve"> PAGEREF _Toc207284754 \h </w:instrText>
            </w:r>
          </w:ins>
          <w:r>
            <w:rPr>
              <w:noProof/>
              <w:webHidden/>
            </w:rPr>
          </w:r>
          <w:ins w:author="Dadhi, Shruti (EHS)" w:date="2025-08-28T14:45:00Z" w16du:dateUtc="2025-08-28T18:45:00Z" w:id="26">
            <w:r>
              <w:rPr>
                <w:noProof/>
                <w:webHidden/>
              </w:rPr>
              <w:fldChar w:fldCharType="separate"/>
            </w:r>
            <w:r>
              <w:rPr>
                <w:noProof/>
                <w:webHidden/>
              </w:rPr>
              <w:t>4</w:t>
            </w:r>
            <w:r>
              <w:rPr>
                <w:noProof/>
                <w:webHidden/>
              </w:rPr>
              <w:fldChar w:fldCharType="end"/>
            </w:r>
            <w:r w:rsidRPr="00CE6A82">
              <w:rPr>
                <w:rStyle w:val="Hyperlink"/>
                <w:noProof/>
              </w:rPr>
              <w:fldChar w:fldCharType="end"/>
            </w:r>
          </w:ins>
        </w:p>
        <w:p w:rsidR="0090365B" w:rsidRDefault="0090365B" w14:paraId="4587D812" w14:textId="7A5F1C79">
          <w:pPr>
            <w:pStyle w:val="TOC1"/>
            <w:tabs>
              <w:tab w:val="left" w:pos="440"/>
            </w:tabs>
            <w:rPr>
              <w:ins w:author="Dadhi, Shruti (EHS)" w:date="2025-08-28T14:45:00Z" w16du:dateUtc="2025-08-28T18:45:00Z" w:id="27"/>
              <w:rFonts w:asciiTheme="minorHAnsi" w:hAnsiTheme="minorHAnsi" w:eastAsiaTheme="minorEastAsia" w:cstheme="minorBidi"/>
              <w:noProof/>
              <w:kern w:val="2"/>
              <w:sz w:val="24"/>
              <w:szCs w:val="24"/>
              <w14:ligatures w14:val="standardContextual"/>
            </w:rPr>
          </w:pPr>
          <w:ins w:author="Dadhi, Shruti (EHS)" w:date="2025-08-28T14:45:00Z" w16du:dateUtc="2025-08-28T18:45:00Z" w:id="28">
            <w:r w:rsidRPr="00CE6A82">
              <w:rPr>
                <w:rStyle w:val="Hyperlink"/>
                <w:noProof/>
              </w:rPr>
              <w:fldChar w:fldCharType="begin"/>
            </w:r>
            <w:r w:rsidRPr="00CE6A82">
              <w:rPr>
                <w:rStyle w:val="Hyperlink"/>
                <w:noProof/>
              </w:rPr>
              <w:instrText xml:space="preserve"> </w:instrText>
            </w:r>
            <w:r>
              <w:rPr>
                <w:noProof/>
              </w:rPr>
              <w:instrText>HYPERLINK \l "_Toc207284756"</w:instrText>
            </w:r>
            <w:r w:rsidRPr="00CE6A82">
              <w:rPr>
                <w:rStyle w:val="Hyperlink"/>
                <w:noProof/>
              </w:rPr>
              <w:instrText xml:space="preserve"> </w:instrText>
            </w:r>
            <w:r w:rsidRPr="00CE6A82">
              <w:rPr>
                <w:rStyle w:val="Hyperlink"/>
                <w:noProof/>
              </w:rPr>
            </w:r>
            <w:r w:rsidRPr="00CE6A82">
              <w:rPr>
                <w:rStyle w:val="Hyperlink"/>
                <w:noProof/>
              </w:rPr>
              <w:fldChar w:fldCharType="separate"/>
            </w:r>
            <w:r w:rsidRPr="00CE6A82">
              <w:rPr>
                <w:rStyle w:val="Hyperlink"/>
                <w:noProof/>
              </w:rPr>
              <w:t>6.</w:t>
            </w:r>
            <w:r>
              <w:rPr>
                <w:rFonts w:asciiTheme="minorHAnsi" w:hAnsiTheme="minorHAnsi" w:eastAsiaTheme="minorEastAsia" w:cstheme="minorBidi"/>
                <w:noProof/>
                <w:kern w:val="2"/>
                <w:sz w:val="24"/>
                <w:szCs w:val="24"/>
                <w14:ligatures w14:val="standardContextual"/>
              </w:rPr>
              <w:tab/>
            </w:r>
            <w:r w:rsidRPr="00CE6A82">
              <w:rPr>
                <w:rStyle w:val="Hyperlink"/>
                <w:noProof/>
              </w:rPr>
              <w:t>Dashboards</w:t>
            </w:r>
            <w:r>
              <w:rPr>
                <w:noProof/>
                <w:webHidden/>
              </w:rPr>
              <w:tab/>
            </w:r>
            <w:r>
              <w:rPr>
                <w:noProof/>
                <w:webHidden/>
              </w:rPr>
              <w:fldChar w:fldCharType="begin"/>
            </w:r>
            <w:r>
              <w:rPr>
                <w:noProof/>
                <w:webHidden/>
              </w:rPr>
              <w:instrText xml:space="preserve"> PAGEREF _Toc207284756 \h </w:instrText>
            </w:r>
          </w:ins>
          <w:r>
            <w:rPr>
              <w:noProof/>
              <w:webHidden/>
            </w:rPr>
          </w:r>
          <w:ins w:author="Dadhi, Shruti (EHS)" w:date="2025-08-28T14:45:00Z" w16du:dateUtc="2025-08-28T18:45:00Z" w:id="29">
            <w:r>
              <w:rPr>
                <w:noProof/>
                <w:webHidden/>
              </w:rPr>
              <w:fldChar w:fldCharType="separate"/>
            </w:r>
            <w:r>
              <w:rPr>
                <w:noProof/>
                <w:webHidden/>
              </w:rPr>
              <w:t>4</w:t>
            </w:r>
            <w:r>
              <w:rPr>
                <w:noProof/>
                <w:webHidden/>
              </w:rPr>
              <w:fldChar w:fldCharType="end"/>
            </w:r>
            <w:r w:rsidRPr="00CE6A82">
              <w:rPr>
                <w:rStyle w:val="Hyperlink"/>
                <w:noProof/>
              </w:rPr>
              <w:fldChar w:fldCharType="end"/>
            </w:r>
          </w:ins>
        </w:p>
        <w:p w:rsidR="0090365B" w:rsidRDefault="0090365B" w14:paraId="077906C8" w14:textId="43A219D5">
          <w:pPr>
            <w:pStyle w:val="TOC1"/>
            <w:tabs>
              <w:tab w:val="left" w:pos="660"/>
            </w:tabs>
            <w:rPr>
              <w:ins w:author="Dadhi, Shruti (EHS)" w:date="2025-08-28T14:45:00Z" w16du:dateUtc="2025-08-28T18:45:00Z" w:id="30"/>
              <w:rFonts w:asciiTheme="minorHAnsi" w:hAnsiTheme="minorHAnsi" w:eastAsiaTheme="minorEastAsia" w:cstheme="minorBidi"/>
              <w:noProof/>
              <w:kern w:val="2"/>
              <w:sz w:val="24"/>
              <w:szCs w:val="24"/>
              <w14:ligatures w14:val="standardContextual"/>
            </w:rPr>
          </w:pPr>
          <w:ins w:author="Dadhi, Shruti (EHS)" w:date="2025-08-28T14:45:00Z" w16du:dateUtc="2025-08-28T18:45:00Z" w:id="31">
            <w:r w:rsidRPr="00CE6A82">
              <w:rPr>
                <w:rStyle w:val="Hyperlink"/>
                <w:noProof/>
              </w:rPr>
              <w:fldChar w:fldCharType="begin"/>
            </w:r>
            <w:r w:rsidRPr="00CE6A82">
              <w:rPr>
                <w:rStyle w:val="Hyperlink"/>
                <w:noProof/>
              </w:rPr>
              <w:instrText xml:space="preserve"> </w:instrText>
            </w:r>
            <w:r>
              <w:rPr>
                <w:noProof/>
              </w:rPr>
              <w:instrText>HYPERLINK \l "_Toc207284758"</w:instrText>
            </w:r>
            <w:r w:rsidRPr="00CE6A82">
              <w:rPr>
                <w:rStyle w:val="Hyperlink"/>
                <w:noProof/>
              </w:rPr>
              <w:instrText xml:space="preserve"> </w:instrText>
            </w:r>
            <w:r w:rsidRPr="00CE6A82">
              <w:rPr>
                <w:rStyle w:val="Hyperlink"/>
                <w:noProof/>
              </w:rPr>
            </w:r>
            <w:r w:rsidRPr="00CE6A82">
              <w:rPr>
                <w:rStyle w:val="Hyperlink"/>
                <w:noProof/>
              </w:rPr>
              <w:fldChar w:fldCharType="separate"/>
            </w:r>
            <w:r w:rsidRPr="00CE6A82">
              <w:rPr>
                <w:rStyle w:val="Hyperlink"/>
                <w:noProof/>
              </w:rPr>
              <w:t>5.1.</w:t>
            </w:r>
            <w:r>
              <w:rPr>
                <w:rFonts w:asciiTheme="minorHAnsi" w:hAnsiTheme="minorHAnsi" w:eastAsiaTheme="minorEastAsia" w:cstheme="minorBidi"/>
                <w:noProof/>
                <w:kern w:val="2"/>
                <w:sz w:val="24"/>
                <w:szCs w:val="24"/>
                <w14:ligatures w14:val="standardContextual"/>
              </w:rPr>
              <w:tab/>
            </w:r>
            <w:r w:rsidRPr="00CE6A82">
              <w:rPr>
                <w:rStyle w:val="Hyperlink"/>
                <w:noProof/>
              </w:rPr>
              <w:t>Encounter Submission KPI</w:t>
            </w:r>
            <w:r>
              <w:rPr>
                <w:noProof/>
                <w:webHidden/>
              </w:rPr>
              <w:tab/>
            </w:r>
            <w:r>
              <w:rPr>
                <w:noProof/>
                <w:webHidden/>
              </w:rPr>
              <w:fldChar w:fldCharType="begin"/>
            </w:r>
            <w:r>
              <w:rPr>
                <w:noProof/>
                <w:webHidden/>
              </w:rPr>
              <w:instrText xml:space="preserve"> PAGEREF _Toc207284758 \h </w:instrText>
            </w:r>
          </w:ins>
          <w:r>
            <w:rPr>
              <w:noProof/>
              <w:webHidden/>
            </w:rPr>
          </w:r>
          <w:ins w:author="Dadhi, Shruti (EHS)" w:date="2025-08-28T14:45:00Z" w16du:dateUtc="2025-08-28T18:45:00Z" w:id="32">
            <w:r>
              <w:rPr>
                <w:noProof/>
                <w:webHidden/>
              </w:rPr>
              <w:fldChar w:fldCharType="separate"/>
            </w:r>
            <w:r>
              <w:rPr>
                <w:noProof/>
                <w:webHidden/>
              </w:rPr>
              <w:t>4</w:t>
            </w:r>
            <w:r>
              <w:rPr>
                <w:noProof/>
                <w:webHidden/>
              </w:rPr>
              <w:fldChar w:fldCharType="end"/>
            </w:r>
            <w:r w:rsidRPr="00CE6A82">
              <w:rPr>
                <w:rStyle w:val="Hyperlink"/>
                <w:noProof/>
              </w:rPr>
              <w:fldChar w:fldCharType="end"/>
            </w:r>
          </w:ins>
        </w:p>
        <w:p w:rsidR="0090365B" w:rsidRDefault="0090365B" w14:paraId="4905CAC5" w14:textId="0E0C3F9D">
          <w:pPr>
            <w:pStyle w:val="TOC1"/>
            <w:tabs>
              <w:tab w:val="left" w:pos="880"/>
            </w:tabs>
            <w:rPr>
              <w:ins w:author="Dadhi, Shruti (EHS)" w:date="2025-08-28T14:45:00Z" w16du:dateUtc="2025-08-28T18:45:00Z" w:id="33"/>
              <w:rFonts w:asciiTheme="minorHAnsi" w:hAnsiTheme="minorHAnsi" w:eastAsiaTheme="minorEastAsia" w:cstheme="minorBidi"/>
              <w:noProof/>
              <w:kern w:val="2"/>
              <w:sz w:val="24"/>
              <w:szCs w:val="24"/>
              <w14:ligatures w14:val="standardContextual"/>
            </w:rPr>
          </w:pPr>
          <w:ins w:author="Dadhi, Shruti (EHS)" w:date="2025-08-28T14:45:00Z" w16du:dateUtc="2025-08-28T18:45:00Z" w:id="34">
            <w:r w:rsidRPr="00CE6A82">
              <w:rPr>
                <w:rStyle w:val="Hyperlink"/>
                <w:noProof/>
              </w:rPr>
              <w:fldChar w:fldCharType="begin"/>
            </w:r>
            <w:r w:rsidRPr="00CE6A82">
              <w:rPr>
                <w:rStyle w:val="Hyperlink"/>
                <w:noProof/>
              </w:rPr>
              <w:instrText xml:space="preserve"> </w:instrText>
            </w:r>
            <w:r>
              <w:rPr>
                <w:noProof/>
              </w:rPr>
              <w:instrText>HYPERLINK \l "_Toc207284759"</w:instrText>
            </w:r>
            <w:r w:rsidRPr="00CE6A82">
              <w:rPr>
                <w:rStyle w:val="Hyperlink"/>
                <w:noProof/>
              </w:rPr>
              <w:instrText xml:space="preserve"> </w:instrText>
            </w:r>
            <w:r w:rsidRPr="00CE6A82">
              <w:rPr>
                <w:rStyle w:val="Hyperlink"/>
                <w:noProof/>
              </w:rPr>
            </w:r>
            <w:r w:rsidRPr="00CE6A82">
              <w:rPr>
                <w:rStyle w:val="Hyperlink"/>
                <w:noProof/>
              </w:rPr>
              <w:fldChar w:fldCharType="separate"/>
            </w:r>
            <w:r w:rsidRPr="00CE6A82">
              <w:rPr>
                <w:rStyle w:val="Hyperlink"/>
                <w:noProof/>
              </w:rPr>
              <w:t>5.1.1.</w:t>
            </w:r>
            <w:r>
              <w:rPr>
                <w:rFonts w:asciiTheme="minorHAnsi" w:hAnsiTheme="minorHAnsi" w:eastAsiaTheme="minorEastAsia" w:cstheme="minorBidi"/>
                <w:noProof/>
                <w:kern w:val="2"/>
                <w:sz w:val="24"/>
                <w:szCs w:val="24"/>
                <w14:ligatures w14:val="standardContextual"/>
              </w:rPr>
              <w:tab/>
            </w:r>
            <w:r w:rsidRPr="00CE6A82">
              <w:rPr>
                <w:rStyle w:val="Hyperlink"/>
                <w:noProof/>
              </w:rPr>
              <w:t>Summary View:</w:t>
            </w:r>
            <w:r>
              <w:rPr>
                <w:noProof/>
                <w:webHidden/>
              </w:rPr>
              <w:tab/>
            </w:r>
            <w:r>
              <w:rPr>
                <w:noProof/>
                <w:webHidden/>
              </w:rPr>
              <w:fldChar w:fldCharType="begin"/>
            </w:r>
            <w:r>
              <w:rPr>
                <w:noProof/>
                <w:webHidden/>
              </w:rPr>
              <w:instrText xml:space="preserve"> PAGEREF _Toc207284759 \h </w:instrText>
            </w:r>
          </w:ins>
          <w:r>
            <w:rPr>
              <w:noProof/>
              <w:webHidden/>
            </w:rPr>
          </w:r>
          <w:ins w:author="Dadhi, Shruti (EHS)" w:date="2025-08-28T14:45:00Z" w16du:dateUtc="2025-08-28T18:45:00Z" w:id="35">
            <w:r>
              <w:rPr>
                <w:noProof/>
                <w:webHidden/>
              </w:rPr>
              <w:fldChar w:fldCharType="separate"/>
            </w:r>
            <w:r>
              <w:rPr>
                <w:noProof/>
                <w:webHidden/>
              </w:rPr>
              <w:t>5</w:t>
            </w:r>
            <w:r>
              <w:rPr>
                <w:noProof/>
                <w:webHidden/>
              </w:rPr>
              <w:fldChar w:fldCharType="end"/>
            </w:r>
            <w:r w:rsidRPr="00CE6A82">
              <w:rPr>
                <w:rStyle w:val="Hyperlink"/>
                <w:noProof/>
              </w:rPr>
              <w:fldChar w:fldCharType="end"/>
            </w:r>
          </w:ins>
        </w:p>
        <w:p w:rsidR="0090365B" w:rsidRDefault="0090365B" w14:paraId="7E40D688" w14:textId="6B0E9BDF">
          <w:pPr>
            <w:pStyle w:val="TOC1"/>
            <w:tabs>
              <w:tab w:val="left" w:pos="880"/>
            </w:tabs>
            <w:rPr>
              <w:ins w:author="Dadhi, Shruti (EHS)" w:date="2025-08-28T14:45:00Z" w16du:dateUtc="2025-08-28T18:45:00Z" w:id="36"/>
              <w:rFonts w:asciiTheme="minorHAnsi" w:hAnsiTheme="minorHAnsi" w:eastAsiaTheme="minorEastAsia" w:cstheme="minorBidi"/>
              <w:noProof/>
              <w:kern w:val="2"/>
              <w:sz w:val="24"/>
              <w:szCs w:val="24"/>
              <w14:ligatures w14:val="standardContextual"/>
            </w:rPr>
          </w:pPr>
          <w:ins w:author="Dadhi, Shruti (EHS)" w:date="2025-08-28T14:45:00Z" w16du:dateUtc="2025-08-28T18:45:00Z" w:id="37">
            <w:r w:rsidRPr="00CE6A82">
              <w:rPr>
                <w:rStyle w:val="Hyperlink"/>
                <w:noProof/>
              </w:rPr>
              <w:fldChar w:fldCharType="begin"/>
            </w:r>
            <w:r w:rsidRPr="00CE6A82">
              <w:rPr>
                <w:rStyle w:val="Hyperlink"/>
                <w:noProof/>
              </w:rPr>
              <w:instrText xml:space="preserve"> </w:instrText>
            </w:r>
            <w:r>
              <w:rPr>
                <w:noProof/>
              </w:rPr>
              <w:instrText>HYPERLINK \l "_Toc207284760"</w:instrText>
            </w:r>
            <w:r w:rsidRPr="00CE6A82">
              <w:rPr>
                <w:rStyle w:val="Hyperlink"/>
                <w:noProof/>
              </w:rPr>
              <w:instrText xml:space="preserve"> </w:instrText>
            </w:r>
            <w:r w:rsidRPr="00CE6A82">
              <w:rPr>
                <w:rStyle w:val="Hyperlink"/>
                <w:noProof/>
              </w:rPr>
            </w:r>
            <w:r w:rsidRPr="00CE6A82">
              <w:rPr>
                <w:rStyle w:val="Hyperlink"/>
                <w:noProof/>
              </w:rPr>
              <w:fldChar w:fldCharType="separate"/>
            </w:r>
            <w:r w:rsidRPr="00CE6A82">
              <w:rPr>
                <w:rStyle w:val="Hyperlink"/>
                <w:noProof/>
              </w:rPr>
              <w:t>5.1.2</w:t>
            </w:r>
            <w:r>
              <w:rPr>
                <w:rFonts w:asciiTheme="minorHAnsi" w:hAnsiTheme="minorHAnsi" w:eastAsiaTheme="minorEastAsia" w:cstheme="minorBidi"/>
                <w:noProof/>
                <w:kern w:val="2"/>
                <w:sz w:val="24"/>
                <w:szCs w:val="24"/>
                <w14:ligatures w14:val="standardContextual"/>
              </w:rPr>
              <w:tab/>
            </w:r>
            <w:r w:rsidRPr="00CE6A82">
              <w:rPr>
                <w:rStyle w:val="Hyperlink"/>
                <w:noProof/>
              </w:rPr>
              <w:t>Monthly Submission Tracker</w:t>
            </w:r>
            <w:r>
              <w:rPr>
                <w:noProof/>
                <w:webHidden/>
              </w:rPr>
              <w:tab/>
            </w:r>
            <w:r>
              <w:rPr>
                <w:noProof/>
                <w:webHidden/>
              </w:rPr>
              <w:fldChar w:fldCharType="begin"/>
            </w:r>
            <w:r>
              <w:rPr>
                <w:noProof/>
                <w:webHidden/>
              </w:rPr>
              <w:instrText xml:space="preserve"> PAGEREF _Toc207284760 \h </w:instrText>
            </w:r>
          </w:ins>
          <w:r>
            <w:rPr>
              <w:noProof/>
              <w:webHidden/>
            </w:rPr>
          </w:r>
          <w:ins w:author="Dadhi, Shruti (EHS)" w:date="2025-08-28T14:45:00Z" w16du:dateUtc="2025-08-28T18:45:00Z" w:id="38">
            <w:r>
              <w:rPr>
                <w:noProof/>
                <w:webHidden/>
              </w:rPr>
              <w:fldChar w:fldCharType="separate"/>
            </w:r>
            <w:r>
              <w:rPr>
                <w:noProof/>
                <w:webHidden/>
              </w:rPr>
              <w:t>5</w:t>
            </w:r>
            <w:r>
              <w:rPr>
                <w:noProof/>
                <w:webHidden/>
              </w:rPr>
              <w:fldChar w:fldCharType="end"/>
            </w:r>
            <w:r w:rsidRPr="00CE6A82">
              <w:rPr>
                <w:rStyle w:val="Hyperlink"/>
                <w:noProof/>
              </w:rPr>
              <w:fldChar w:fldCharType="end"/>
            </w:r>
          </w:ins>
        </w:p>
        <w:p w:rsidR="0090365B" w:rsidRDefault="0090365B" w14:paraId="18731FFC" w14:textId="58CF17C4">
          <w:pPr>
            <w:pStyle w:val="TOC1"/>
            <w:tabs>
              <w:tab w:val="left" w:pos="880"/>
            </w:tabs>
            <w:rPr>
              <w:ins w:author="Dadhi, Shruti (EHS)" w:date="2025-08-28T14:45:00Z" w16du:dateUtc="2025-08-28T18:45:00Z" w:id="39"/>
              <w:rFonts w:asciiTheme="minorHAnsi" w:hAnsiTheme="minorHAnsi" w:eastAsiaTheme="minorEastAsia" w:cstheme="minorBidi"/>
              <w:noProof/>
              <w:kern w:val="2"/>
              <w:sz w:val="24"/>
              <w:szCs w:val="24"/>
              <w14:ligatures w14:val="standardContextual"/>
            </w:rPr>
          </w:pPr>
          <w:ins w:author="Dadhi, Shruti (EHS)" w:date="2025-08-28T14:45:00Z" w16du:dateUtc="2025-08-28T18:45:00Z" w:id="40">
            <w:r w:rsidRPr="00CE6A82">
              <w:rPr>
                <w:rStyle w:val="Hyperlink"/>
                <w:noProof/>
              </w:rPr>
              <w:fldChar w:fldCharType="begin"/>
            </w:r>
            <w:r w:rsidRPr="00CE6A82">
              <w:rPr>
                <w:rStyle w:val="Hyperlink"/>
                <w:noProof/>
              </w:rPr>
              <w:instrText xml:space="preserve"> </w:instrText>
            </w:r>
            <w:r>
              <w:rPr>
                <w:noProof/>
              </w:rPr>
              <w:instrText>HYPERLINK \l "_Toc207284761"</w:instrText>
            </w:r>
            <w:r w:rsidRPr="00CE6A82">
              <w:rPr>
                <w:rStyle w:val="Hyperlink"/>
                <w:noProof/>
              </w:rPr>
              <w:instrText xml:space="preserve"> </w:instrText>
            </w:r>
            <w:r w:rsidRPr="00CE6A82">
              <w:rPr>
                <w:rStyle w:val="Hyperlink"/>
                <w:noProof/>
              </w:rPr>
            </w:r>
            <w:r w:rsidRPr="00CE6A82">
              <w:rPr>
                <w:rStyle w:val="Hyperlink"/>
                <w:noProof/>
              </w:rPr>
              <w:fldChar w:fldCharType="separate"/>
            </w:r>
            <w:r w:rsidRPr="00CE6A82">
              <w:rPr>
                <w:rStyle w:val="Hyperlink"/>
                <w:noProof/>
              </w:rPr>
              <w:t>5.1.3</w:t>
            </w:r>
            <w:r>
              <w:rPr>
                <w:rFonts w:asciiTheme="minorHAnsi" w:hAnsiTheme="minorHAnsi" w:eastAsiaTheme="minorEastAsia" w:cstheme="minorBidi"/>
                <w:noProof/>
                <w:kern w:val="2"/>
                <w:sz w:val="24"/>
                <w:szCs w:val="24"/>
                <w14:ligatures w14:val="standardContextual"/>
              </w:rPr>
              <w:tab/>
            </w:r>
            <w:r w:rsidRPr="00CE6A82">
              <w:rPr>
                <w:rStyle w:val="Hyperlink"/>
                <w:noProof/>
              </w:rPr>
              <w:t>Historical resubmissions</w:t>
            </w:r>
            <w:r>
              <w:rPr>
                <w:noProof/>
                <w:webHidden/>
              </w:rPr>
              <w:tab/>
            </w:r>
            <w:r>
              <w:rPr>
                <w:noProof/>
                <w:webHidden/>
              </w:rPr>
              <w:fldChar w:fldCharType="begin"/>
            </w:r>
            <w:r>
              <w:rPr>
                <w:noProof/>
                <w:webHidden/>
              </w:rPr>
              <w:instrText xml:space="preserve"> PAGEREF _Toc207284761 \h </w:instrText>
            </w:r>
          </w:ins>
          <w:r>
            <w:rPr>
              <w:noProof/>
              <w:webHidden/>
            </w:rPr>
          </w:r>
          <w:ins w:author="Dadhi, Shruti (EHS)" w:date="2025-08-28T14:45:00Z" w16du:dateUtc="2025-08-28T18:45:00Z" w:id="41">
            <w:r>
              <w:rPr>
                <w:noProof/>
                <w:webHidden/>
              </w:rPr>
              <w:fldChar w:fldCharType="separate"/>
            </w:r>
            <w:r>
              <w:rPr>
                <w:noProof/>
                <w:webHidden/>
              </w:rPr>
              <w:t>7</w:t>
            </w:r>
            <w:r>
              <w:rPr>
                <w:noProof/>
                <w:webHidden/>
              </w:rPr>
              <w:fldChar w:fldCharType="end"/>
            </w:r>
            <w:r w:rsidRPr="00CE6A82">
              <w:rPr>
                <w:rStyle w:val="Hyperlink"/>
                <w:noProof/>
              </w:rPr>
              <w:fldChar w:fldCharType="end"/>
            </w:r>
          </w:ins>
        </w:p>
        <w:p w:rsidR="0090365B" w:rsidRDefault="0090365B" w14:paraId="139ED4B3" w14:textId="077D4401">
          <w:pPr>
            <w:pStyle w:val="TOC1"/>
            <w:tabs>
              <w:tab w:val="left" w:pos="660"/>
            </w:tabs>
            <w:rPr>
              <w:ins w:author="Dadhi, Shruti (EHS)" w:date="2025-08-28T14:45:00Z" w16du:dateUtc="2025-08-28T18:45:00Z" w:id="42"/>
              <w:rFonts w:asciiTheme="minorHAnsi" w:hAnsiTheme="minorHAnsi" w:eastAsiaTheme="minorEastAsia" w:cstheme="minorBidi"/>
              <w:noProof/>
              <w:kern w:val="2"/>
              <w:sz w:val="24"/>
              <w:szCs w:val="24"/>
              <w14:ligatures w14:val="standardContextual"/>
            </w:rPr>
          </w:pPr>
          <w:ins w:author="Dadhi, Shruti (EHS)" w:date="2025-08-28T14:45:00Z" w16du:dateUtc="2025-08-28T18:45:00Z" w:id="43">
            <w:r w:rsidRPr="00CE6A82">
              <w:rPr>
                <w:rStyle w:val="Hyperlink"/>
                <w:noProof/>
              </w:rPr>
              <w:fldChar w:fldCharType="begin"/>
            </w:r>
            <w:r w:rsidRPr="00CE6A82">
              <w:rPr>
                <w:rStyle w:val="Hyperlink"/>
                <w:noProof/>
              </w:rPr>
              <w:instrText xml:space="preserve"> </w:instrText>
            </w:r>
            <w:r>
              <w:rPr>
                <w:noProof/>
              </w:rPr>
              <w:instrText>HYPERLINK \l "_Toc207284763"</w:instrText>
            </w:r>
            <w:r w:rsidRPr="00CE6A82">
              <w:rPr>
                <w:rStyle w:val="Hyperlink"/>
                <w:noProof/>
              </w:rPr>
              <w:instrText xml:space="preserve"> </w:instrText>
            </w:r>
            <w:r w:rsidRPr="00CE6A82">
              <w:rPr>
                <w:rStyle w:val="Hyperlink"/>
                <w:noProof/>
              </w:rPr>
            </w:r>
            <w:r w:rsidRPr="00CE6A82">
              <w:rPr>
                <w:rStyle w:val="Hyperlink"/>
                <w:noProof/>
              </w:rPr>
              <w:fldChar w:fldCharType="separate"/>
            </w:r>
            <w:r w:rsidRPr="00CE6A82">
              <w:rPr>
                <w:rStyle w:val="Hyperlink"/>
                <w:noProof/>
              </w:rPr>
              <w:t>5.2</w:t>
            </w:r>
            <w:r>
              <w:rPr>
                <w:rFonts w:asciiTheme="minorHAnsi" w:hAnsiTheme="minorHAnsi" w:eastAsiaTheme="minorEastAsia" w:cstheme="minorBidi"/>
                <w:noProof/>
                <w:kern w:val="2"/>
                <w:sz w:val="24"/>
                <w:szCs w:val="24"/>
                <w14:ligatures w14:val="standardContextual"/>
              </w:rPr>
              <w:tab/>
            </w:r>
            <w:r w:rsidRPr="00CE6A82">
              <w:rPr>
                <w:rStyle w:val="Hyperlink"/>
                <w:noProof/>
              </w:rPr>
              <w:t>Submissions Heatmap</w:t>
            </w:r>
            <w:r>
              <w:rPr>
                <w:noProof/>
                <w:webHidden/>
              </w:rPr>
              <w:tab/>
            </w:r>
            <w:r>
              <w:rPr>
                <w:noProof/>
                <w:webHidden/>
              </w:rPr>
              <w:fldChar w:fldCharType="begin"/>
            </w:r>
            <w:r>
              <w:rPr>
                <w:noProof/>
                <w:webHidden/>
              </w:rPr>
              <w:instrText xml:space="preserve"> PAGEREF _Toc207284763 \h </w:instrText>
            </w:r>
          </w:ins>
          <w:r>
            <w:rPr>
              <w:noProof/>
              <w:webHidden/>
            </w:rPr>
          </w:r>
          <w:ins w:author="Dadhi, Shruti (EHS)" w:date="2025-08-28T14:45:00Z" w16du:dateUtc="2025-08-28T18:45:00Z" w:id="44">
            <w:r>
              <w:rPr>
                <w:noProof/>
                <w:webHidden/>
              </w:rPr>
              <w:fldChar w:fldCharType="separate"/>
            </w:r>
            <w:r>
              <w:rPr>
                <w:noProof/>
                <w:webHidden/>
              </w:rPr>
              <w:t>7</w:t>
            </w:r>
            <w:r>
              <w:rPr>
                <w:noProof/>
                <w:webHidden/>
              </w:rPr>
              <w:fldChar w:fldCharType="end"/>
            </w:r>
            <w:r w:rsidRPr="00CE6A82">
              <w:rPr>
                <w:rStyle w:val="Hyperlink"/>
                <w:noProof/>
              </w:rPr>
              <w:fldChar w:fldCharType="end"/>
            </w:r>
          </w:ins>
        </w:p>
        <w:p w:rsidR="0090365B" w:rsidRDefault="0090365B" w14:paraId="4F529BD0" w14:textId="71820CEB">
          <w:pPr>
            <w:pStyle w:val="TOC1"/>
            <w:tabs>
              <w:tab w:val="left" w:pos="660"/>
            </w:tabs>
            <w:rPr>
              <w:ins w:author="Dadhi, Shruti (EHS)" w:date="2025-08-28T14:45:00Z" w16du:dateUtc="2025-08-28T18:45:00Z" w:id="45"/>
              <w:rFonts w:asciiTheme="minorHAnsi" w:hAnsiTheme="minorHAnsi" w:eastAsiaTheme="minorEastAsia" w:cstheme="minorBidi"/>
              <w:noProof/>
              <w:kern w:val="2"/>
              <w:sz w:val="24"/>
              <w:szCs w:val="24"/>
              <w14:ligatures w14:val="standardContextual"/>
            </w:rPr>
          </w:pPr>
          <w:ins w:author="Dadhi, Shruti (EHS)" w:date="2025-08-28T14:45:00Z" w16du:dateUtc="2025-08-28T18:45:00Z" w:id="46">
            <w:r w:rsidRPr="00CE6A82">
              <w:rPr>
                <w:rStyle w:val="Hyperlink"/>
                <w:noProof/>
              </w:rPr>
              <w:fldChar w:fldCharType="begin"/>
            </w:r>
            <w:r w:rsidRPr="00CE6A82">
              <w:rPr>
                <w:rStyle w:val="Hyperlink"/>
                <w:noProof/>
              </w:rPr>
              <w:instrText xml:space="preserve"> </w:instrText>
            </w:r>
            <w:r>
              <w:rPr>
                <w:noProof/>
              </w:rPr>
              <w:instrText>HYPERLINK \l "_Toc207284776"</w:instrText>
            </w:r>
            <w:r w:rsidRPr="00CE6A82">
              <w:rPr>
                <w:rStyle w:val="Hyperlink"/>
                <w:noProof/>
              </w:rPr>
              <w:instrText xml:space="preserve"> </w:instrText>
            </w:r>
            <w:r w:rsidRPr="00CE6A82">
              <w:rPr>
                <w:rStyle w:val="Hyperlink"/>
                <w:noProof/>
              </w:rPr>
            </w:r>
            <w:r w:rsidRPr="00CE6A82">
              <w:rPr>
                <w:rStyle w:val="Hyperlink"/>
                <w:noProof/>
              </w:rPr>
              <w:fldChar w:fldCharType="separate"/>
            </w:r>
            <w:r w:rsidRPr="00CE6A82">
              <w:rPr>
                <w:rStyle w:val="Hyperlink"/>
                <w:noProof/>
              </w:rPr>
              <w:t>5.3</w:t>
            </w:r>
            <w:r>
              <w:rPr>
                <w:rFonts w:asciiTheme="minorHAnsi" w:hAnsiTheme="minorHAnsi" w:eastAsiaTheme="minorEastAsia" w:cstheme="minorBidi"/>
                <w:noProof/>
                <w:kern w:val="2"/>
                <w:sz w:val="24"/>
                <w:szCs w:val="24"/>
                <w14:ligatures w14:val="standardContextual"/>
              </w:rPr>
              <w:tab/>
            </w:r>
            <w:r w:rsidRPr="00CE6A82">
              <w:rPr>
                <w:rStyle w:val="Hyperlink"/>
                <w:noProof/>
              </w:rPr>
              <w:t>Submission Lag Triangle</w:t>
            </w:r>
            <w:r>
              <w:rPr>
                <w:noProof/>
                <w:webHidden/>
              </w:rPr>
              <w:tab/>
            </w:r>
            <w:r>
              <w:rPr>
                <w:noProof/>
                <w:webHidden/>
              </w:rPr>
              <w:fldChar w:fldCharType="begin"/>
            </w:r>
            <w:r>
              <w:rPr>
                <w:noProof/>
                <w:webHidden/>
              </w:rPr>
              <w:instrText xml:space="preserve"> PAGEREF _Toc207284776 \h </w:instrText>
            </w:r>
          </w:ins>
          <w:r>
            <w:rPr>
              <w:noProof/>
              <w:webHidden/>
            </w:rPr>
          </w:r>
          <w:ins w:author="Dadhi, Shruti (EHS)" w:date="2025-08-28T14:45:00Z" w16du:dateUtc="2025-08-28T18:45:00Z" w:id="47">
            <w:r>
              <w:rPr>
                <w:noProof/>
                <w:webHidden/>
              </w:rPr>
              <w:fldChar w:fldCharType="separate"/>
            </w:r>
            <w:r>
              <w:rPr>
                <w:noProof/>
                <w:webHidden/>
              </w:rPr>
              <w:t>8</w:t>
            </w:r>
            <w:r>
              <w:rPr>
                <w:noProof/>
                <w:webHidden/>
              </w:rPr>
              <w:fldChar w:fldCharType="end"/>
            </w:r>
            <w:r w:rsidRPr="00CE6A82">
              <w:rPr>
                <w:rStyle w:val="Hyperlink"/>
                <w:noProof/>
              </w:rPr>
              <w:fldChar w:fldCharType="end"/>
            </w:r>
          </w:ins>
        </w:p>
        <w:p w:rsidR="0090365B" w:rsidRDefault="0090365B" w14:paraId="2F304AAA" w14:textId="38D6CB03">
          <w:pPr>
            <w:pStyle w:val="TOC1"/>
            <w:tabs>
              <w:tab w:val="left" w:pos="660"/>
            </w:tabs>
            <w:rPr>
              <w:ins w:author="Dadhi, Shruti (EHS)" w:date="2025-08-28T14:45:00Z" w16du:dateUtc="2025-08-28T18:45:00Z" w:id="48"/>
              <w:rFonts w:asciiTheme="minorHAnsi" w:hAnsiTheme="minorHAnsi" w:eastAsiaTheme="minorEastAsia" w:cstheme="minorBidi"/>
              <w:noProof/>
              <w:kern w:val="2"/>
              <w:sz w:val="24"/>
              <w:szCs w:val="24"/>
              <w14:ligatures w14:val="standardContextual"/>
            </w:rPr>
          </w:pPr>
          <w:ins w:author="Dadhi, Shruti (EHS)" w:date="2025-08-28T14:45:00Z" w16du:dateUtc="2025-08-28T18:45:00Z" w:id="49">
            <w:r w:rsidRPr="00CE6A82">
              <w:rPr>
                <w:rStyle w:val="Hyperlink"/>
                <w:noProof/>
              </w:rPr>
              <w:fldChar w:fldCharType="begin"/>
            </w:r>
            <w:r w:rsidRPr="00CE6A82">
              <w:rPr>
                <w:rStyle w:val="Hyperlink"/>
                <w:noProof/>
              </w:rPr>
              <w:instrText xml:space="preserve"> </w:instrText>
            </w:r>
            <w:r>
              <w:rPr>
                <w:noProof/>
              </w:rPr>
              <w:instrText>HYPERLINK \l "_Toc207284777"</w:instrText>
            </w:r>
            <w:r w:rsidRPr="00CE6A82">
              <w:rPr>
                <w:rStyle w:val="Hyperlink"/>
                <w:noProof/>
              </w:rPr>
              <w:instrText xml:space="preserve"> </w:instrText>
            </w:r>
            <w:r w:rsidRPr="00CE6A82">
              <w:rPr>
                <w:rStyle w:val="Hyperlink"/>
                <w:noProof/>
              </w:rPr>
            </w:r>
            <w:r w:rsidRPr="00CE6A82">
              <w:rPr>
                <w:rStyle w:val="Hyperlink"/>
                <w:noProof/>
              </w:rPr>
              <w:fldChar w:fldCharType="separate"/>
            </w:r>
            <w:r w:rsidRPr="00CE6A82">
              <w:rPr>
                <w:rStyle w:val="Hyperlink"/>
                <w:noProof/>
              </w:rPr>
              <w:t>5.4</w:t>
            </w:r>
            <w:r>
              <w:rPr>
                <w:rFonts w:asciiTheme="minorHAnsi" w:hAnsiTheme="minorHAnsi" w:eastAsiaTheme="minorEastAsia" w:cstheme="minorBidi"/>
                <w:noProof/>
                <w:kern w:val="2"/>
                <w:sz w:val="24"/>
                <w:szCs w:val="24"/>
                <w14:ligatures w14:val="standardContextual"/>
              </w:rPr>
              <w:tab/>
            </w:r>
            <w:r w:rsidRPr="00CE6A82">
              <w:rPr>
                <w:rStyle w:val="Hyperlink"/>
                <w:noProof/>
              </w:rPr>
              <w:t>Monthly Submissions Source</w:t>
            </w:r>
            <w:r>
              <w:rPr>
                <w:noProof/>
                <w:webHidden/>
              </w:rPr>
              <w:tab/>
            </w:r>
            <w:r>
              <w:rPr>
                <w:noProof/>
                <w:webHidden/>
              </w:rPr>
              <w:fldChar w:fldCharType="begin"/>
            </w:r>
            <w:r>
              <w:rPr>
                <w:noProof/>
                <w:webHidden/>
              </w:rPr>
              <w:instrText xml:space="preserve"> PAGEREF _Toc207284777 \h </w:instrText>
            </w:r>
          </w:ins>
          <w:r>
            <w:rPr>
              <w:noProof/>
              <w:webHidden/>
            </w:rPr>
          </w:r>
          <w:ins w:author="Dadhi, Shruti (EHS)" w:date="2025-08-28T14:45:00Z" w16du:dateUtc="2025-08-28T18:45:00Z" w:id="50">
            <w:r>
              <w:rPr>
                <w:noProof/>
                <w:webHidden/>
              </w:rPr>
              <w:fldChar w:fldCharType="separate"/>
            </w:r>
            <w:r>
              <w:rPr>
                <w:noProof/>
                <w:webHidden/>
              </w:rPr>
              <w:t>9</w:t>
            </w:r>
            <w:r>
              <w:rPr>
                <w:noProof/>
                <w:webHidden/>
              </w:rPr>
              <w:fldChar w:fldCharType="end"/>
            </w:r>
            <w:r w:rsidRPr="00CE6A82">
              <w:rPr>
                <w:rStyle w:val="Hyperlink"/>
                <w:noProof/>
              </w:rPr>
              <w:fldChar w:fldCharType="end"/>
            </w:r>
          </w:ins>
        </w:p>
        <w:p w:rsidR="0090365B" w:rsidRDefault="0090365B" w14:paraId="6AAD15E6" w14:textId="12EE0E55">
          <w:pPr>
            <w:pStyle w:val="TOC1"/>
            <w:tabs>
              <w:tab w:val="left" w:pos="660"/>
            </w:tabs>
            <w:rPr>
              <w:ins w:author="Dadhi, Shruti (EHS)" w:date="2025-08-28T14:45:00Z" w16du:dateUtc="2025-08-28T18:45:00Z" w:id="51"/>
              <w:rFonts w:asciiTheme="minorHAnsi" w:hAnsiTheme="minorHAnsi" w:eastAsiaTheme="minorEastAsia" w:cstheme="minorBidi"/>
              <w:noProof/>
              <w:kern w:val="2"/>
              <w:sz w:val="24"/>
              <w:szCs w:val="24"/>
              <w14:ligatures w14:val="standardContextual"/>
            </w:rPr>
          </w:pPr>
          <w:ins w:author="Dadhi, Shruti (EHS)" w:date="2025-08-28T14:45:00Z" w16du:dateUtc="2025-08-28T18:45:00Z" w:id="52">
            <w:r w:rsidRPr="00CE6A82">
              <w:rPr>
                <w:rStyle w:val="Hyperlink"/>
                <w:noProof/>
              </w:rPr>
              <w:fldChar w:fldCharType="begin"/>
            </w:r>
            <w:r w:rsidRPr="00CE6A82">
              <w:rPr>
                <w:rStyle w:val="Hyperlink"/>
                <w:noProof/>
              </w:rPr>
              <w:instrText xml:space="preserve"> </w:instrText>
            </w:r>
            <w:r>
              <w:rPr>
                <w:noProof/>
              </w:rPr>
              <w:instrText>HYPERLINK \l "_Toc207284778"</w:instrText>
            </w:r>
            <w:r w:rsidRPr="00CE6A82">
              <w:rPr>
                <w:rStyle w:val="Hyperlink"/>
                <w:noProof/>
              </w:rPr>
              <w:instrText xml:space="preserve"> </w:instrText>
            </w:r>
            <w:r w:rsidRPr="00CE6A82">
              <w:rPr>
                <w:rStyle w:val="Hyperlink"/>
                <w:noProof/>
              </w:rPr>
            </w:r>
            <w:r w:rsidRPr="00CE6A82">
              <w:rPr>
                <w:rStyle w:val="Hyperlink"/>
                <w:noProof/>
              </w:rPr>
              <w:fldChar w:fldCharType="separate"/>
            </w:r>
            <w:r w:rsidRPr="00CE6A82">
              <w:rPr>
                <w:rStyle w:val="Hyperlink"/>
                <w:noProof/>
              </w:rPr>
              <w:t>5.5</w:t>
            </w:r>
            <w:r>
              <w:rPr>
                <w:rFonts w:asciiTheme="minorHAnsi" w:hAnsiTheme="minorHAnsi" w:eastAsiaTheme="minorEastAsia" w:cstheme="minorBidi"/>
                <w:noProof/>
                <w:kern w:val="2"/>
                <w:sz w:val="24"/>
                <w:szCs w:val="24"/>
                <w14:ligatures w14:val="standardContextual"/>
              </w:rPr>
              <w:tab/>
            </w:r>
            <w:r w:rsidRPr="00CE6A82">
              <w:rPr>
                <w:rStyle w:val="Hyperlink"/>
                <w:noProof/>
              </w:rPr>
              <w:t>Submission Files</w:t>
            </w:r>
            <w:r>
              <w:rPr>
                <w:noProof/>
                <w:webHidden/>
              </w:rPr>
              <w:tab/>
            </w:r>
            <w:r>
              <w:rPr>
                <w:noProof/>
                <w:webHidden/>
              </w:rPr>
              <w:fldChar w:fldCharType="begin"/>
            </w:r>
            <w:r>
              <w:rPr>
                <w:noProof/>
                <w:webHidden/>
              </w:rPr>
              <w:instrText xml:space="preserve"> PAGEREF _Toc207284778 \h </w:instrText>
            </w:r>
          </w:ins>
          <w:r>
            <w:rPr>
              <w:noProof/>
              <w:webHidden/>
            </w:rPr>
          </w:r>
          <w:ins w:author="Dadhi, Shruti (EHS)" w:date="2025-08-28T14:45:00Z" w16du:dateUtc="2025-08-28T18:45:00Z" w:id="53">
            <w:r>
              <w:rPr>
                <w:noProof/>
                <w:webHidden/>
              </w:rPr>
              <w:fldChar w:fldCharType="separate"/>
            </w:r>
            <w:r>
              <w:rPr>
                <w:noProof/>
                <w:webHidden/>
              </w:rPr>
              <w:t>11</w:t>
            </w:r>
            <w:r>
              <w:rPr>
                <w:noProof/>
                <w:webHidden/>
              </w:rPr>
              <w:fldChar w:fldCharType="end"/>
            </w:r>
            <w:r w:rsidRPr="00CE6A82">
              <w:rPr>
                <w:rStyle w:val="Hyperlink"/>
                <w:noProof/>
              </w:rPr>
              <w:fldChar w:fldCharType="end"/>
            </w:r>
          </w:ins>
        </w:p>
        <w:p w:rsidR="0090365B" w:rsidRDefault="0090365B" w14:paraId="0D2E16F6" w14:textId="4B3F6B52">
          <w:pPr>
            <w:pStyle w:val="TOC1"/>
            <w:tabs>
              <w:tab w:val="left" w:pos="440"/>
            </w:tabs>
            <w:rPr>
              <w:ins w:author="Dadhi, Shruti (EHS)" w:date="2025-08-28T14:45:00Z" w16du:dateUtc="2025-08-28T18:45:00Z" w:id="54"/>
              <w:rFonts w:asciiTheme="minorHAnsi" w:hAnsiTheme="minorHAnsi" w:eastAsiaTheme="minorEastAsia" w:cstheme="minorBidi"/>
              <w:noProof/>
              <w:kern w:val="2"/>
              <w:sz w:val="24"/>
              <w:szCs w:val="24"/>
              <w14:ligatures w14:val="standardContextual"/>
            </w:rPr>
          </w:pPr>
          <w:ins w:author="Dadhi, Shruti (EHS)" w:date="2025-08-28T14:45:00Z" w16du:dateUtc="2025-08-28T18:45:00Z" w:id="55">
            <w:r w:rsidRPr="00CE6A82">
              <w:rPr>
                <w:rStyle w:val="Hyperlink"/>
                <w:noProof/>
              </w:rPr>
              <w:fldChar w:fldCharType="begin"/>
            </w:r>
            <w:r w:rsidRPr="00CE6A82">
              <w:rPr>
                <w:rStyle w:val="Hyperlink"/>
                <w:noProof/>
              </w:rPr>
              <w:instrText xml:space="preserve"> </w:instrText>
            </w:r>
            <w:r>
              <w:rPr>
                <w:noProof/>
              </w:rPr>
              <w:instrText>HYPERLINK \l "_Toc207284779"</w:instrText>
            </w:r>
            <w:r w:rsidRPr="00CE6A82">
              <w:rPr>
                <w:rStyle w:val="Hyperlink"/>
                <w:noProof/>
              </w:rPr>
              <w:instrText xml:space="preserve"> </w:instrText>
            </w:r>
            <w:r w:rsidRPr="00CE6A82">
              <w:rPr>
                <w:rStyle w:val="Hyperlink"/>
                <w:noProof/>
              </w:rPr>
            </w:r>
            <w:r w:rsidRPr="00CE6A82">
              <w:rPr>
                <w:rStyle w:val="Hyperlink"/>
                <w:noProof/>
              </w:rPr>
              <w:fldChar w:fldCharType="separate"/>
            </w:r>
            <w:r w:rsidRPr="00CE6A82">
              <w:rPr>
                <w:rStyle w:val="Hyperlink"/>
                <w:noProof/>
              </w:rPr>
              <w:t>6.</w:t>
            </w:r>
            <w:r>
              <w:rPr>
                <w:rFonts w:asciiTheme="minorHAnsi" w:hAnsiTheme="minorHAnsi" w:eastAsiaTheme="minorEastAsia" w:cstheme="minorBidi"/>
                <w:noProof/>
                <w:kern w:val="2"/>
                <w:sz w:val="24"/>
                <w:szCs w:val="24"/>
                <w14:ligatures w14:val="standardContextual"/>
              </w:rPr>
              <w:tab/>
            </w:r>
            <w:r w:rsidRPr="00CE6A82">
              <w:rPr>
                <w:rStyle w:val="Hyperlink"/>
                <w:noProof/>
              </w:rPr>
              <w:t>Development and process –</w:t>
            </w:r>
            <w:r>
              <w:rPr>
                <w:noProof/>
                <w:webHidden/>
              </w:rPr>
              <w:tab/>
            </w:r>
            <w:r>
              <w:rPr>
                <w:noProof/>
                <w:webHidden/>
              </w:rPr>
              <w:fldChar w:fldCharType="begin"/>
            </w:r>
            <w:r>
              <w:rPr>
                <w:noProof/>
                <w:webHidden/>
              </w:rPr>
              <w:instrText xml:space="preserve"> PAGEREF _Toc207284779 \h </w:instrText>
            </w:r>
          </w:ins>
          <w:r>
            <w:rPr>
              <w:noProof/>
              <w:webHidden/>
            </w:rPr>
          </w:r>
          <w:ins w:author="Dadhi, Shruti (EHS)" w:date="2025-08-28T14:45:00Z" w16du:dateUtc="2025-08-28T18:45:00Z" w:id="56">
            <w:r>
              <w:rPr>
                <w:noProof/>
                <w:webHidden/>
              </w:rPr>
              <w:fldChar w:fldCharType="separate"/>
            </w:r>
            <w:r>
              <w:rPr>
                <w:noProof/>
                <w:webHidden/>
              </w:rPr>
              <w:t>12</w:t>
            </w:r>
            <w:r>
              <w:rPr>
                <w:noProof/>
                <w:webHidden/>
              </w:rPr>
              <w:fldChar w:fldCharType="end"/>
            </w:r>
            <w:r w:rsidRPr="00CE6A82">
              <w:rPr>
                <w:rStyle w:val="Hyperlink"/>
                <w:noProof/>
              </w:rPr>
              <w:fldChar w:fldCharType="end"/>
            </w:r>
          </w:ins>
        </w:p>
        <w:p w:rsidR="0090365B" w:rsidRDefault="0090365B" w14:paraId="3C339F41" w14:textId="6D64A813">
          <w:pPr>
            <w:pStyle w:val="TOC1"/>
            <w:tabs>
              <w:tab w:val="left" w:pos="440"/>
            </w:tabs>
            <w:rPr>
              <w:ins w:author="Dadhi, Shruti (EHS)" w:date="2025-08-28T14:45:00Z" w16du:dateUtc="2025-08-28T18:45:00Z" w:id="57"/>
              <w:rFonts w:asciiTheme="minorHAnsi" w:hAnsiTheme="minorHAnsi" w:eastAsiaTheme="minorEastAsia" w:cstheme="minorBidi"/>
              <w:noProof/>
              <w:kern w:val="2"/>
              <w:sz w:val="24"/>
              <w:szCs w:val="24"/>
              <w14:ligatures w14:val="standardContextual"/>
            </w:rPr>
          </w:pPr>
          <w:ins w:author="Dadhi, Shruti (EHS)" w:date="2025-08-28T14:45:00Z" w16du:dateUtc="2025-08-28T18:45:00Z" w:id="58">
            <w:r w:rsidRPr="00CE6A82">
              <w:rPr>
                <w:rStyle w:val="Hyperlink"/>
                <w:noProof/>
              </w:rPr>
              <w:fldChar w:fldCharType="begin"/>
            </w:r>
            <w:r w:rsidRPr="00CE6A82">
              <w:rPr>
                <w:rStyle w:val="Hyperlink"/>
                <w:noProof/>
              </w:rPr>
              <w:instrText xml:space="preserve"> </w:instrText>
            </w:r>
            <w:r>
              <w:rPr>
                <w:noProof/>
              </w:rPr>
              <w:instrText>HYPERLINK \l "_Toc207284780"</w:instrText>
            </w:r>
            <w:r w:rsidRPr="00CE6A82">
              <w:rPr>
                <w:rStyle w:val="Hyperlink"/>
                <w:noProof/>
              </w:rPr>
              <w:instrText xml:space="preserve"> </w:instrText>
            </w:r>
            <w:r w:rsidRPr="00CE6A82">
              <w:rPr>
                <w:rStyle w:val="Hyperlink"/>
                <w:noProof/>
              </w:rPr>
            </w:r>
            <w:r w:rsidRPr="00CE6A82">
              <w:rPr>
                <w:rStyle w:val="Hyperlink"/>
                <w:noProof/>
              </w:rPr>
              <w:fldChar w:fldCharType="separate"/>
            </w:r>
            <w:r w:rsidRPr="00CE6A82">
              <w:rPr>
                <w:rStyle w:val="Hyperlink"/>
                <w:noProof/>
              </w:rPr>
              <w:t>7.</w:t>
            </w:r>
            <w:r>
              <w:rPr>
                <w:rFonts w:asciiTheme="minorHAnsi" w:hAnsiTheme="minorHAnsi" w:eastAsiaTheme="minorEastAsia" w:cstheme="minorBidi"/>
                <w:noProof/>
                <w:kern w:val="2"/>
                <w:sz w:val="24"/>
                <w:szCs w:val="24"/>
                <w14:ligatures w14:val="standardContextual"/>
              </w:rPr>
              <w:tab/>
            </w:r>
            <w:r w:rsidRPr="00CE6A82">
              <w:rPr>
                <w:rStyle w:val="Hyperlink"/>
                <w:noProof/>
              </w:rPr>
              <w:t>Technical Specification</w:t>
            </w:r>
            <w:r>
              <w:rPr>
                <w:noProof/>
                <w:webHidden/>
              </w:rPr>
              <w:tab/>
            </w:r>
            <w:r>
              <w:rPr>
                <w:noProof/>
                <w:webHidden/>
              </w:rPr>
              <w:fldChar w:fldCharType="begin"/>
            </w:r>
            <w:r>
              <w:rPr>
                <w:noProof/>
                <w:webHidden/>
              </w:rPr>
              <w:instrText xml:space="preserve"> PAGEREF _Toc207284780 \h </w:instrText>
            </w:r>
          </w:ins>
          <w:r>
            <w:rPr>
              <w:noProof/>
              <w:webHidden/>
            </w:rPr>
          </w:r>
          <w:ins w:author="Dadhi, Shruti (EHS)" w:date="2025-08-28T14:45:00Z" w16du:dateUtc="2025-08-28T18:45:00Z" w:id="59">
            <w:r>
              <w:rPr>
                <w:noProof/>
                <w:webHidden/>
              </w:rPr>
              <w:fldChar w:fldCharType="separate"/>
            </w:r>
            <w:r>
              <w:rPr>
                <w:noProof/>
                <w:webHidden/>
              </w:rPr>
              <w:t>12</w:t>
            </w:r>
            <w:r>
              <w:rPr>
                <w:noProof/>
                <w:webHidden/>
              </w:rPr>
              <w:fldChar w:fldCharType="end"/>
            </w:r>
            <w:r w:rsidRPr="00CE6A82">
              <w:rPr>
                <w:rStyle w:val="Hyperlink"/>
                <w:noProof/>
              </w:rPr>
              <w:fldChar w:fldCharType="end"/>
            </w:r>
          </w:ins>
        </w:p>
        <w:p w:rsidR="0090365B" w:rsidRDefault="0090365B" w14:paraId="237149D2" w14:textId="56327951">
          <w:pPr>
            <w:pStyle w:val="TOC1"/>
            <w:tabs>
              <w:tab w:val="left" w:pos="440"/>
            </w:tabs>
            <w:rPr>
              <w:ins w:author="Dadhi, Shruti (EHS)" w:date="2025-08-28T14:45:00Z" w16du:dateUtc="2025-08-28T18:45:00Z" w:id="60"/>
              <w:rFonts w:asciiTheme="minorHAnsi" w:hAnsiTheme="minorHAnsi" w:eastAsiaTheme="minorEastAsia" w:cstheme="minorBidi"/>
              <w:noProof/>
              <w:kern w:val="2"/>
              <w:sz w:val="24"/>
              <w:szCs w:val="24"/>
              <w14:ligatures w14:val="standardContextual"/>
            </w:rPr>
          </w:pPr>
          <w:ins w:author="Dadhi, Shruti (EHS)" w:date="2025-08-28T14:45:00Z" w16du:dateUtc="2025-08-28T18:45:00Z" w:id="61">
            <w:r w:rsidRPr="00CE6A82">
              <w:rPr>
                <w:rStyle w:val="Hyperlink"/>
                <w:noProof/>
              </w:rPr>
              <w:fldChar w:fldCharType="begin"/>
            </w:r>
            <w:r w:rsidRPr="00CE6A82">
              <w:rPr>
                <w:rStyle w:val="Hyperlink"/>
                <w:noProof/>
              </w:rPr>
              <w:instrText xml:space="preserve"> </w:instrText>
            </w:r>
            <w:r>
              <w:rPr>
                <w:noProof/>
              </w:rPr>
              <w:instrText>HYPERLINK \l "_Toc207284781"</w:instrText>
            </w:r>
            <w:r w:rsidRPr="00CE6A82">
              <w:rPr>
                <w:rStyle w:val="Hyperlink"/>
                <w:noProof/>
              </w:rPr>
              <w:instrText xml:space="preserve"> </w:instrText>
            </w:r>
            <w:r w:rsidRPr="00CE6A82">
              <w:rPr>
                <w:rStyle w:val="Hyperlink"/>
                <w:noProof/>
              </w:rPr>
            </w:r>
            <w:r w:rsidRPr="00CE6A82">
              <w:rPr>
                <w:rStyle w:val="Hyperlink"/>
                <w:noProof/>
              </w:rPr>
              <w:fldChar w:fldCharType="separate"/>
            </w:r>
            <w:r w:rsidRPr="00CE6A82">
              <w:rPr>
                <w:rStyle w:val="Hyperlink"/>
                <w:noProof/>
              </w:rPr>
              <w:t>8.</w:t>
            </w:r>
            <w:r>
              <w:rPr>
                <w:rFonts w:asciiTheme="minorHAnsi" w:hAnsiTheme="minorHAnsi" w:eastAsiaTheme="minorEastAsia" w:cstheme="minorBidi"/>
                <w:noProof/>
                <w:kern w:val="2"/>
                <w:sz w:val="24"/>
                <w:szCs w:val="24"/>
                <w14:ligatures w14:val="standardContextual"/>
              </w:rPr>
              <w:tab/>
            </w:r>
            <w:r w:rsidRPr="00CE6A82">
              <w:rPr>
                <w:rStyle w:val="Hyperlink"/>
                <w:noProof/>
              </w:rPr>
              <w:t>Data Security and Access</w:t>
            </w:r>
            <w:r>
              <w:rPr>
                <w:noProof/>
                <w:webHidden/>
              </w:rPr>
              <w:tab/>
            </w:r>
            <w:r>
              <w:rPr>
                <w:noProof/>
                <w:webHidden/>
              </w:rPr>
              <w:fldChar w:fldCharType="begin"/>
            </w:r>
            <w:r>
              <w:rPr>
                <w:noProof/>
                <w:webHidden/>
              </w:rPr>
              <w:instrText xml:space="preserve"> PAGEREF _Toc207284781 \h </w:instrText>
            </w:r>
          </w:ins>
          <w:r>
            <w:rPr>
              <w:noProof/>
              <w:webHidden/>
            </w:rPr>
          </w:r>
          <w:ins w:author="Dadhi, Shruti (EHS)" w:date="2025-08-28T14:45:00Z" w16du:dateUtc="2025-08-28T18:45:00Z" w:id="62">
            <w:r>
              <w:rPr>
                <w:noProof/>
                <w:webHidden/>
              </w:rPr>
              <w:fldChar w:fldCharType="separate"/>
            </w:r>
            <w:r>
              <w:rPr>
                <w:noProof/>
                <w:webHidden/>
              </w:rPr>
              <w:t>13</w:t>
            </w:r>
            <w:r>
              <w:rPr>
                <w:noProof/>
                <w:webHidden/>
              </w:rPr>
              <w:fldChar w:fldCharType="end"/>
            </w:r>
            <w:r w:rsidRPr="00CE6A82">
              <w:rPr>
                <w:rStyle w:val="Hyperlink"/>
                <w:noProof/>
              </w:rPr>
              <w:fldChar w:fldCharType="end"/>
            </w:r>
          </w:ins>
        </w:p>
        <w:p w:rsidR="0090365B" w:rsidRDefault="0090365B" w14:paraId="4C29C286" w14:textId="60CE8AF3">
          <w:pPr>
            <w:pStyle w:val="TOC1"/>
            <w:tabs>
              <w:tab w:val="left" w:pos="440"/>
            </w:tabs>
            <w:rPr>
              <w:ins w:author="Dadhi, Shruti (EHS)" w:date="2025-08-28T14:45:00Z" w16du:dateUtc="2025-08-28T18:45:00Z" w:id="63"/>
              <w:rFonts w:asciiTheme="minorHAnsi" w:hAnsiTheme="minorHAnsi" w:eastAsiaTheme="minorEastAsia" w:cstheme="minorBidi"/>
              <w:noProof/>
              <w:kern w:val="2"/>
              <w:sz w:val="24"/>
              <w:szCs w:val="24"/>
              <w14:ligatures w14:val="standardContextual"/>
            </w:rPr>
          </w:pPr>
          <w:ins w:author="Dadhi, Shruti (EHS)" w:date="2025-08-28T14:45:00Z" w16du:dateUtc="2025-08-28T18:45:00Z" w:id="64">
            <w:r w:rsidRPr="00CE6A82">
              <w:rPr>
                <w:rStyle w:val="Hyperlink"/>
                <w:noProof/>
              </w:rPr>
              <w:fldChar w:fldCharType="begin"/>
            </w:r>
            <w:r w:rsidRPr="00CE6A82">
              <w:rPr>
                <w:rStyle w:val="Hyperlink"/>
                <w:noProof/>
              </w:rPr>
              <w:instrText xml:space="preserve"> </w:instrText>
            </w:r>
            <w:r>
              <w:rPr>
                <w:noProof/>
              </w:rPr>
              <w:instrText>HYPERLINK \l "_Toc207284782"</w:instrText>
            </w:r>
            <w:r w:rsidRPr="00CE6A82">
              <w:rPr>
                <w:rStyle w:val="Hyperlink"/>
                <w:noProof/>
              </w:rPr>
              <w:instrText xml:space="preserve"> </w:instrText>
            </w:r>
            <w:r w:rsidRPr="00CE6A82">
              <w:rPr>
                <w:rStyle w:val="Hyperlink"/>
                <w:noProof/>
              </w:rPr>
            </w:r>
            <w:r w:rsidRPr="00CE6A82">
              <w:rPr>
                <w:rStyle w:val="Hyperlink"/>
                <w:noProof/>
              </w:rPr>
              <w:fldChar w:fldCharType="separate"/>
            </w:r>
            <w:r w:rsidRPr="00CE6A82">
              <w:rPr>
                <w:rStyle w:val="Hyperlink"/>
                <w:noProof/>
              </w:rPr>
              <w:t>9.</w:t>
            </w:r>
            <w:r>
              <w:rPr>
                <w:rFonts w:asciiTheme="minorHAnsi" w:hAnsiTheme="minorHAnsi" w:eastAsiaTheme="minorEastAsia" w:cstheme="minorBidi"/>
                <w:noProof/>
                <w:kern w:val="2"/>
                <w:sz w:val="24"/>
                <w:szCs w:val="24"/>
                <w14:ligatures w14:val="standardContextual"/>
              </w:rPr>
              <w:tab/>
            </w:r>
            <w:r w:rsidRPr="00CE6A82">
              <w:rPr>
                <w:rStyle w:val="Hyperlink"/>
                <w:noProof/>
              </w:rPr>
              <w:t>Accuracy Metrics</w:t>
            </w:r>
            <w:r>
              <w:rPr>
                <w:noProof/>
                <w:webHidden/>
              </w:rPr>
              <w:tab/>
            </w:r>
            <w:r>
              <w:rPr>
                <w:noProof/>
                <w:webHidden/>
              </w:rPr>
              <w:fldChar w:fldCharType="begin"/>
            </w:r>
            <w:r>
              <w:rPr>
                <w:noProof/>
                <w:webHidden/>
              </w:rPr>
              <w:instrText xml:space="preserve"> PAGEREF _Toc207284782 \h </w:instrText>
            </w:r>
          </w:ins>
          <w:r>
            <w:rPr>
              <w:noProof/>
              <w:webHidden/>
            </w:rPr>
          </w:r>
          <w:ins w:author="Dadhi, Shruti (EHS)" w:date="2025-08-28T14:45:00Z" w16du:dateUtc="2025-08-28T18:45:00Z" w:id="65">
            <w:r>
              <w:rPr>
                <w:noProof/>
                <w:webHidden/>
              </w:rPr>
              <w:fldChar w:fldCharType="separate"/>
            </w:r>
            <w:r>
              <w:rPr>
                <w:noProof/>
                <w:webHidden/>
              </w:rPr>
              <w:t>13</w:t>
            </w:r>
            <w:r>
              <w:rPr>
                <w:noProof/>
                <w:webHidden/>
              </w:rPr>
              <w:fldChar w:fldCharType="end"/>
            </w:r>
            <w:r w:rsidRPr="00CE6A82">
              <w:rPr>
                <w:rStyle w:val="Hyperlink"/>
                <w:noProof/>
              </w:rPr>
              <w:fldChar w:fldCharType="end"/>
            </w:r>
          </w:ins>
        </w:p>
        <w:p w:rsidR="0090365B" w:rsidRDefault="0090365B" w14:paraId="79186239" w14:textId="44BE8929">
          <w:pPr>
            <w:pStyle w:val="TOC1"/>
            <w:tabs>
              <w:tab w:val="left" w:pos="660"/>
            </w:tabs>
            <w:rPr>
              <w:ins w:author="Dadhi, Shruti (EHS)" w:date="2025-08-28T14:45:00Z" w16du:dateUtc="2025-08-28T18:45:00Z" w:id="66"/>
              <w:rFonts w:asciiTheme="minorHAnsi" w:hAnsiTheme="minorHAnsi" w:eastAsiaTheme="minorEastAsia" w:cstheme="minorBidi"/>
              <w:noProof/>
              <w:kern w:val="2"/>
              <w:sz w:val="24"/>
              <w:szCs w:val="24"/>
              <w14:ligatures w14:val="standardContextual"/>
            </w:rPr>
          </w:pPr>
          <w:ins w:author="Dadhi, Shruti (EHS)" w:date="2025-08-28T14:45:00Z" w16du:dateUtc="2025-08-28T18:45:00Z" w:id="67">
            <w:r w:rsidRPr="00CE6A82">
              <w:rPr>
                <w:rStyle w:val="Hyperlink"/>
                <w:noProof/>
              </w:rPr>
              <w:fldChar w:fldCharType="begin"/>
            </w:r>
            <w:r w:rsidRPr="00CE6A82">
              <w:rPr>
                <w:rStyle w:val="Hyperlink"/>
                <w:noProof/>
              </w:rPr>
              <w:instrText xml:space="preserve"> </w:instrText>
            </w:r>
            <w:r>
              <w:rPr>
                <w:noProof/>
              </w:rPr>
              <w:instrText>HYPERLINK \l "_Toc207284783"</w:instrText>
            </w:r>
            <w:r w:rsidRPr="00CE6A82">
              <w:rPr>
                <w:rStyle w:val="Hyperlink"/>
                <w:noProof/>
              </w:rPr>
              <w:instrText xml:space="preserve"> </w:instrText>
            </w:r>
            <w:r w:rsidRPr="00CE6A82">
              <w:rPr>
                <w:rStyle w:val="Hyperlink"/>
                <w:noProof/>
              </w:rPr>
            </w:r>
            <w:r w:rsidRPr="00CE6A82">
              <w:rPr>
                <w:rStyle w:val="Hyperlink"/>
                <w:noProof/>
              </w:rPr>
              <w:fldChar w:fldCharType="separate"/>
            </w:r>
            <w:r w:rsidRPr="00CE6A82">
              <w:rPr>
                <w:rStyle w:val="Hyperlink"/>
                <w:noProof/>
              </w:rPr>
              <w:t>10.</w:t>
            </w:r>
            <w:r>
              <w:rPr>
                <w:rFonts w:asciiTheme="minorHAnsi" w:hAnsiTheme="minorHAnsi" w:eastAsiaTheme="minorEastAsia" w:cstheme="minorBidi"/>
                <w:noProof/>
                <w:kern w:val="2"/>
                <w:sz w:val="24"/>
                <w:szCs w:val="24"/>
                <w14:ligatures w14:val="standardContextual"/>
              </w:rPr>
              <w:tab/>
            </w:r>
            <w:r w:rsidRPr="00CE6A82">
              <w:rPr>
                <w:rStyle w:val="Hyperlink"/>
                <w:noProof/>
              </w:rPr>
              <w:t>User access</w:t>
            </w:r>
            <w:r>
              <w:rPr>
                <w:noProof/>
                <w:webHidden/>
              </w:rPr>
              <w:tab/>
            </w:r>
            <w:r>
              <w:rPr>
                <w:noProof/>
                <w:webHidden/>
              </w:rPr>
              <w:fldChar w:fldCharType="begin"/>
            </w:r>
            <w:r>
              <w:rPr>
                <w:noProof/>
                <w:webHidden/>
              </w:rPr>
              <w:instrText xml:space="preserve"> PAGEREF _Toc207284783 \h </w:instrText>
            </w:r>
          </w:ins>
          <w:r>
            <w:rPr>
              <w:noProof/>
              <w:webHidden/>
            </w:rPr>
          </w:r>
          <w:ins w:author="Dadhi, Shruti (EHS)" w:date="2025-08-28T14:45:00Z" w16du:dateUtc="2025-08-28T18:45:00Z" w:id="68">
            <w:r>
              <w:rPr>
                <w:noProof/>
                <w:webHidden/>
              </w:rPr>
              <w:fldChar w:fldCharType="separate"/>
            </w:r>
            <w:r>
              <w:rPr>
                <w:noProof/>
                <w:webHidden/>
              </w:rPr>
              <w:t>13</w:t>
            </w:r>
            <w:r>
              <w:rPr>
                <w:noProof/>
                <w:webHidden/>
              </w:rPr>
              <w:fldChar w:fldCharType="end"/>
            </w:r>
            <w:r w:rsidRPr="00CE6A82">
              <w:rPr>
                <w:rStyle w:val="Hyperlink"/>
                <w:noProof/>
              </w:rPr>
              <w:fldChar w:fldCharType="end"/>
            </w:r>
          </w:ins>
        </w:p>
        <w:p w:rsidR="0090365B" w:rsidRDefault="0090365B" w14:paraId="377D12DA" w14:textId="1C59EDCD">
          <w:pPr>
            <w:pStyle w:val="TOC1"/>
            <w:tabs>
              <w:tab w:val="left" w:pos="660"/>
            </w:tabs>
            <w:rPr>
              <w:ins w:author="Dadhi, Shruti (EHS)" w:date="2025-08-28T14:45:00Z" w16du:dateUtc="2025-08-28T18:45:00Z" w:id="69"/>
              <w:rFonts w:asciiTheme="minorHAnsi" w:hAnsiTheme="minorHAnsi" w:eastAsiaTheme="minorEastAsia" w:cstheme="minorBidi"/>
              <w:noProof/>
              <w:kern w:val="2"/>
              <w:sz w:val="24"/>
              <w:szCs w:val="24"/>
              <w14:ligatures w14:val="standardContextual"/>
            </w:rPr>
          </w:pPr>
          <w:ins w:author="Dadhi, Shruti (EHS)" w:date="2025-08-28T14:45:00Z" w16du:dateUtc="2025-08-28T18:45:00Z" w:id="70">
            <w:r w:rsidRPr="00CE6A82">
              <w:rPr>
                <w:rStyle w:val="Hyperlink"/>
                <w:noProof/>
              </w:rPr>
              <w:fldChar w:fldCharType="begin"/>
            </w:r>
            <w:r w:rsidRPr="00CE6A82">
              <w:rPr>
                <w:rStyle w:val="Hyperlink"/>
                <w:noProof/>
              </w:rPr>
              <w:instrText xml:space="preserve"> </w:instrText>
            </w:r>
            <w:r>
              <w:rPr>
                <w:noProof/>
              </w:rPr>
              <w:instrText>HYPERLINK \l "_Toc207284784"</w:instrText>
            </w:r>
            <w:r w:rsidRPr="00CE6A82">
              <w:rPr>
                <w:rStyle w:val="Hyperlink"/>
                <w:noProof/>
              </w:rPr>
              <w:instrText xml:space="preserve"> </w:instrText>
            </w:r>
            <w:r w:rsidRPr="00CE6A82">
              <w:rPr>
                <w:rStyle w:val="Hyperlink"/>
                <w:noProof/>
              </w:rPr>
            </w:r>
            <w:r w:rsidRPr="00CE6A82">
              <w:rPr>
                <w:rStyle w:val="Hyperlink"/>
                <w:noProof/>
              </w:rPr>
              <w:fldChar w:fldCharType="separate"/>
            </w:r>
            <w:r w:rsidRPr="00CE6A82">
              <w:rPr>
                <w:rStyle w:val="Hyperlink"/>
                <w:noProof/>
              </w:rPr>
              <w:t>11.</w:t>
            </w:r>
            <w:r>
              <w:rPr>
                <w:rFonts w:asciiTheme="minorHAnsi" w:hAnsiTheme="minorHAnsi" w:eastAsiaTheme="minorEastAsia" w:cstheme="minorBidi"/>
                <w:noProof/>
                <w:kern w:val="2"/>
                <w:sz w:val="24"/>
                <w:szCs w:val="24"/>
                <w14:ligatures w14:val="standardContextual"/>
              </w:rPr>
              <w:tab/>
            </w:r>
            <w:r w:rsidRPr="00CE6A82">
              <w:rPr>
                <w:rStyle w:val="Hyperlink"/>
                <w:noProof/>
              </w:rPr>
              <w:t>Data Governance</w:t>
            </w:r>
            <w:r>
              <w:rPr>
                <w:noProof/>
                <w:webHidden/>
              </w:rPr>
              <w:tab/>
            </w:r>
            <w:r>
              <w:rPr>
                <w:noProof/>
                <w:webHidden/>
              </w:rPr>
              <w:fldChar w:fldCharType="begin"/>
            </w:r>
            <w:r>
              <w:rPr>
                <w:noProof/>
                <w:webHidden/>
              </w:rPr>
              <w:instrText xml:space="preserve"> PAGEREF _Toc207284784 \h </w:instrText>
            </w:r>
          </w:ins>
          <w:r>
            <w:rPr>
              <w:noProof/>
              <w:webHidden/>
            </w:rPr>
          </w:r>
          <w:ins w:author="Dadhi, Shruti (EHS)" w:date="2025-08-28T14:45:00Z" w16du:dateUtc="2025-08-28T18:45:00Z" w:id="71">
            <w:r>
              <w:rPr>
                <w:noProof/>
                <w:webHidden/>
              </w:rPr>
              <w:fldChar w:fldCharType="separate"/>
            </w:r>
            <w:r>
              <w:rPr>
                <w:noProof/>
                <w:webHidden/>
              </w:rPr>
              <w:t>13</w:t>
            </w:r>
            <w:r>
              <w:rPr>
                <w:noProof/>
                <w:webHidden/>
              </w:rPr>
              <w:fldChar w:fldCharType="end"/>
            </w:r>
            <w:r w:rsidRPr="00CE6A82">
              <w:rPr>
                <w:rStyle w:val="Hyperlink"/>
                <w:noProof/>
              </w:rPr>
              <w:fldChar w:fldCharType="end"/>
            </w:r>
          </w:ins>
        </w:p>
        <w:p w:rsidR="0090365B" w:rsidRDefault="0090365B" w14:paraId="54490FA2" w14:textId="68F3C757">
          <w:pPr>
            <w:pStyle w:val="TOC1"/>
            <w:tabs>
              <w:tab w:val="left" w:pos="440"/>
            </w:tabs>
            <w:rPr>
              <w:ins w:author="Dadhi, Shruti (EHS)" w:date="2025-08-28T14:45:00Z" w16du:dateUtc="2025-08-28T18:45:00Z" w:id="72"/>
              <w:rFonts w:asciiTheme="minorHAnsi" w:hAnsiTheme="minorHAnsi" w:eastAsiaTheme="minorEastAsia" w:cstheme="minorBidi"/>
              <w:noProof/>
              <w:kern w:val="2"/>
              <w:sz w:val="24"/>
              <w:szCs w:val="24"/>
              <w14:ligatures w14:val="standardContextual"/>
            </w:rPr>
          </w:pPr>
          <w:ins w:author="Dadhi, Shruti (EHS)" w:date="2025-08-28T14:45:00Z" w16du:dateUtc="2025-08-28T18:45:00Z" w:id="73">
            <w:r w:rsidRPr="00CE6A82">
              <w:rPr>
                <w:rStyle w:val="Hyperlink"/>
                <w:noProof/>
              </w:rPr>
              <w:fldChar w:fldCharType="begin"/>
            </w:r>
            <w:r w:rsidRPr="00CE6A82">
              <w:rPr>
                <w:rStyle w:val="Hyperlink"/>
                <w:noProof/>
              </w:rPr>
              <w:instrText xml:space="preserve"> </w:instrText>
            </w:r>
            <w:r>
              <w:rPr>
                <w:noProof/>
              </w:rPr>
              <w:instrText>HYPERLINK \l "_Toc207284785"</w:instrText>
            </w:r>
            <w:r w:rsidRPr="00CE6A82">
              <w:rPr>
                <w:rStyle w:val="Hyperlink"/>
                <w:noProof/>
              </w:rPr>
              <w:instrText xml:space="preserve"> </w:instrText>
            </w:r>
            <w:r w:rsidRPr="00CE6A82">
              <w:rPr>
                <w:rStyle w:val="Hyperlink"/>
                <w:noProof/>
              </w:rPr>
            </w:r>
            <w:r w:rsidRPr="00CE6A82">
              <w:rPr>
                <w:rStyle w:val="Hyperlink"/>
                <w:noProof/>
              </w:rPr>
              <w:fldChar w:fldCharType="separate"/>
            </w:r>
            <w:r w:rsidRPr="00CE6A82">
              <w:rPr>
                <w:rStyle w:val="Hyperlink"/>
                <w:noProof/>
              </w:rPr>
              <w:t>6</w:t>
            </w:r>
            <w:r>
              <w:rPr>
                <w:rFonts w:asciiTheme="minorHAnsi" w:hAnsiTheme="minorHAnsi" w:eastAsiaTheme="minorEastAsia" w:cstheme="minorBidi"/>
                <w:noProof/>
                <w:kern w:val="2"/>
                <w:sz w:val="24"/>
                <w:szCs w:val="24"/>
                <w14:ligatures w14:val="standardContextual"/>
              </w:rPr>
              <w:tab/>
            </w:r>
            <w:r w:rsidRPr="00CE6A82">
              <w:rPr>
                <w:rStyle w:val="Hyperlink"/>
                <w:noProof/>
              </w:rPr>
              <w:t>Stakeholders</w:t>
            </w:r>
            <w:r>
              <w:rPr>
                <w:noProof/>
                <w:webHidden/>
              </w:rPr>
              <w:tab/>
            </w:r>
            <w:r>
              <w:rPr>
                <w:noProof/>
                <w:webHidden/>
              </w:rPr>
              <w:fldChar w:fldCharType="begin"/>
            </w:r>
            <w:r>
              <w:rPr>
                <w:noProof/>
                <w:webHidden/>
              </w:rPr>
              <w:instrText xml:space="preserve"> PAGEREF _Toc207284785 \h </w:instrText>
            </w:r>
          </w:ins>
          <w:r>
            <w:rPr>
              <w:noProof/>
              <w:webHidden/>
            </w:rPr>
          </w:r>
          <w:ins w:author="Dadhi, Shruti (EHS)" w:date="2025-08-28T14:45:00Z" w16du:dateUtc="2025-08-28T18:45:00Z" w:id="74">
            <w:r>
              <w:rPr>
                <w:noProof/>
                <w:webHidden/>
              </w:rPr>
              <w:fldChar w:fldCharType="separate"/>
            </w:r>
            <w:r>
              <w:rPr>
                <w:noProof/>
                <w:webHidden/>
              </w:rPr>
              <w:t>13</w:t>
            </w:r>
            <w:r>
              <w:rPr>
                <w:noProof/>
                <w:webHidden/>
              </w:rPr>
              <w:fldChar w:fldCharType="end"/>
            </w:r>
            <w:r w:rsidRPr="00CE6A82">
              <w:rPr>
                <w:rStyle w:val="Hyperlink"/>
                <w:noProof/>
              </w:rPr>
              <w:fldChar w:fldCharType="end"/>
            </w:r>
          </w:ins>
        </w:p>
        <w:p w:rsidR="0090365B" w:rsidRDefault="0090365B" w14:paraId="11E99CE9" w14:textId="27050C04">
          <w:pPr>
            <w:pStyle w:val="TOC1"/>
            <w:tabs>
              <w:tab w:val="left" w:pos="440"/>
            </w:tabs>
            <w:rPr>
              <w:ins w:author="Dadhi, Shruti (EHS)" w:date="2025-08-28T14:45:00Z" w16du:dateUtc="2025-08-28T18:45:00Z" w:id="75"/>
              <w:rFonts w:asciiTheme="minorHAnsi" w:hAnsiTheme="minorHAnsi" w:eastAsiaTheme="minorEastAsia" w:cstheme="minorBidi"/>
              <w:noProof/>
              <w:kern w:val="2"/>
              <w:sz w:val="24"/>
              <w:szCs w:val="24"/>
              <w14:ligatures w14:val="standardContextual"/>
            </w:rPr>
          </w:pPr>
          <w:ins w:author="Dadhi, Shruti (EHS)" w:date="2025-08-28T14:45:00Z" w16du:dateUtc="2025-08-28T18:45:00Z" w:id="76">
            <w:r w:rsidRPr="00CE6A82">
              <w:rPr>
                <w:rStyle w:val="Hyperlink"/>
                <w:noProof/>
              </w:rPr>
              <w:fldChar w:fldCharType="begin"/>
            </w:r>
            <w:r w:rsidRPr="00CE6A82">
              <w:rPr>
                <w:rStyle w:val="Hyperlink"/>
                <w:noProof/>
              </w:rPr>
              <w:instrText xml:space="preserve"> </w:instrText>
            </w:r>
            <w:r>
              <w:rPr>
                <w:noProof/>
              </w:rPr>
              <w:instrText>HYPERLINK \l "_Toc207284786"</w:instrText>
            </w:r>
            <w:r w:rsidRPr="00CE6A82">
              <w:rPr>
                <w:rStyle w:val="Hyperlink"/>
                <w:noProof/>
              </w:rPr>
              <w:instrText xml:space="preserve"> </w:instrText>
            </w:r>
            <w:r w:rsidRPr="00CE6A82">
              <w:rPr>
                <w:rStyle w:val="Hyperlink"/>
                <w:noProof/>
              </w:rPr>
            </w:r>
            <w:r w:rsidRPr="00CE6A82">
              <w:rPr>
                <w:rStyle w:val="Hyperlink"/>
                <w:noProof/>
              </w:rPr>
              <w:fldChar w:fldCharType="separate"/>
            </w:r>
            <w:r w:rsidRPr="00CE6A82">
              <w:rPr>
                <w:rStyle w:val="Hyperlink"/>
                <w:noProof/>
              </w:rPr>
              <w:t>7</w:t>
            </w:r>
            <w:r>
              <w:rPr>
                <w:rFonts w:asciiTheme="minorHAnsi" w:hAnsiTheme="minorHAnsi" w:eastAsiaTheme="minorEastAsia" w:cstheme="minorBidi"/>
                <w:noProof/>
                <w:kern w:val="2"/>
                <w:sz w:val="24"/>
                <w:szCs w:val="24"/>
                <w14:ligatures w14:val="standardContextual"/>
              </w:rPr>
              <w:tab/>
            </w:r>
            <w:r w:rsidRPr="00CE6A82">
              <w:rPr>
                <w:rStyle w:val="Hyperlink"/>
                <w:noProof/>
              </w:rPr>
              <w:t>Team Roles and Responsibilities</w:t>
            </w:r>
            <w:r>
              <w:rPr>
                <w:noProof/>
                <w:webHidden/>
              </w:rPr>
              <w:tab/>
            </w:r>
            <w:r>
              <w:rPr>
                <w:noProof/>
                <w:webHidden/>
              </w:rPr>
              <w:fldChar w:fldCharType="begin"/>
            </w:r>
            <w:r>
              <w:rPr>
                <w:noProof/>
                <w:webHidden/>
              </w:rPr>
              <w:instrText xml:space="preserve"> PAGEREF _Toc207284786 \h </w:instrText>
            </w:r>
          </w:ins>
          <w:r>
            <w:rPr>
              <w:noProof/>
              <w:webHidden/>
            </w:rPr>
          </w:r>
          <w:ins w:author="Dadhi, Shruti (EHS)" w:date="2025-08-28T14:45:00Z" w16du:dateUtc="2025-08-28T18:45:00Z" w:id="77">
            <w:r>
              <w:rPr>
                <w:noProof/>
                <w:webHidden/>
              </w:rPr>
              <w:fldChar w:fldCharType="separate"/>
            </w:r>
            <w:r>
              <w:rPr>
                <w:noProof/>
                <w:webHidden/>
              </w:rPr>
              <w:t>13</w:t>
            </w:r>
            <w:r>
              <w:rPr>
                <w:noProof/>
                <w:webHidden/>
              </w:rPr>
              <w:fldChar w:fldCharType="end"/>
            </w:r>
            <w:r w:rsidRPr="00CE6A82">
              <w:rPr>
                <w:rStyle w:val="Hyperlink"/>
                <w:noProof/>
              </w:rPr>
              <w:fldChar w:fldCharType="end"/>
            </w:r>
          </w:ins>
        </w:p>
        <w:p w:rsidR="0090365B" w:rsidRDefault="0090365B" w14:paraId="4A354F11" w14:textId="3DCB4E55">
          <w:pPr>
            <w:pStyle w:val="TOC1"/>
            <w:tabs>
              <w:tab w:val="left" w:pos="440"/>
            </w:tabs>
            <w:rPr>
              <w:ins w:author="Dadhi, Shruti (EHS)" w:date="2025-08-28T14:45:00Z" w16du:dateUtc="2025-08-28T18:45:00Z" w:id="78"/>
              <w:rFonts w:asciiTheme="minorHAnsi" w:hAnsiTheme="minorHAnsi" w:eastAsiaTheme="minorEastAsia" w:cstheme="minorBidi"/>
              <w:noProof/>
              <w:kern w:val="2"/>
              <w:sz w:val="24"/>
              <w:szCs w:val="24"/>
              <w14:ligatures w14:val="standardContextual"/>
            </w:rPr>
          </w:pPr>
          <w:ins w:author="Dadhi, Shruti (EHS)" w:date="2025-08-28T14:45:00Z" w16du:dateUtc="2025-08-28T18:45:00Z" w:id="79">
            <w:r w:rsidRPr="00CE6A82">
              <w:rPr>
                <w:rStyle w:val="Hyperlink"/>
                <w:noProof/>
              </w:rPr>
              <w:fldChar w:fldCharType="begin"/>
            </w:r>
            <w:r w:rsidRPr="00CE6A82">
              <w:rPr>
                <w:rStyle w:val="Hyperlink"/>
                <w:noProof/>
              </w:rPr>
              <w:instrText xml:space="preserve"> </w:instrText>
            </w:r>
            <w:r>
              <w:rPr>
                <w:noProof/>
              </w:rPr>
              <w:instrText>HYPERLINK \l "_Toc207284787"</w:instrText>
            </w:r>
            <w:r w:rsidRPr="00CE6A82">
              <w:rPr>
                <w:rStyle w:val="Hyperlink"/>
                <w:noProof/>
              </w:rPr>
              <w:instrText xml:space="preserve"> </w:instrText>
            </w:r>
            <w:r w:rsidRPr="00CE6A82">
              <w:rPr>
                <w:rStyle w:val="Hyperlink"/>
                <w:noProof/>
              </w:rPr>
            </w:r>
            <w:r w:rsidRPr="00CE6A82">
              <w:rPr>
                <w:rStyle w:val="Hyperlink"/>
                <w:noProof/>
              </w:rPr>
              <w:fldChar w:fldCharType="separate"/>
            </w:r>
            <w:r w:rsidRPr="00CE6A82">
              <w:rPr>
                <w:rStyle w:val="Hyperlink"/>
                <w:noProof/>
              </w:rPr>
              <w:t>8</w:t>
            </w:r>
            <w:r>
              <w:rPr>
                <w:rFonts w:asciiTheme="minorHAnsi" w:hAnsiTheme="minorHAnsi" w:eastAsiaTheme="minorEastAsia" w:cstheme="minorBidi"/>
                <w:noProof/>
                <w:kern w:val="2"/>
                <w:sz w:val="24"/>
                <w:szCs w:val="24"/>
                <w14:ligatures w14:val="standardContextual"/>
              </w:rPr>
              <w:tab/>
            </w:r>
            <w:r w:rsidRPr="00CE6A82">
              <w:rPr>
                <w:rStyle w:val="Hyperlink"/>
                <w:noProof/>
              </w:rPr>
              <w:t>Timeline</w:t>
            </w:r>
            <w:r>
              <w:rPr>
                <w:noProof/>
                <w:webHidden/>
              </w:rPr>
              <w:tab/>
            </w:r>
            <w:r>
              <w:rPr>
                <w:noProof/>
                <w:webHidden/>
              </w:rPr>
              <w:fldChar w:fldCharType="begin"/>
            </w:r>
            <w:r>
              <w:rPr>
                <w:noProof/>
                <w:webHidden/>
              </w:rPr>
              <w:instrText xml:space="preserve"> PAGEREF _Toc207284787 \h </w:instrText>
            </w:r>
          </w:ins>
          <w:r>
            <w:rPr>
              <w:noProof/>
              <w:webHidden/>
            </w:rPr>
          </w:r>
          <w:ins w:author="Dadhi, Shruti (EHS)" w:date="2025-08-28T14:45:00Z" w16du:dateUtc="2025-08-28T18:45:00Z" w:id="80">
            <w:r>
              <w:rPr>
                <w:noProof/>
                <w:webHidden/>
              </w:rPr>
              <w:fldChar w:fldCharType="separate"/>
            </w:r>
            <w:r>
              <w:rPr>
                <w:noProof/>
                <w:webHidden/>
              </w:rPr>
              <w:t>14</w:t>
            </w:r>
            <w:r>
              <w:rPr>
                <w:noProof/>
                <w:webHidden/>
              </w:rPr>
              <w:fldChar w:fldCharType="end"/>
            </w:r>
            <w:r w:rsidRPr="00CE6A82">
              <w:rPr>
                <w:rStyle w:val="Hyperlink"/>
                <w:noProof/>
              </w:rPr>
              <w:fldChar w:fldCharType="end"/>
            </w:r>
          </w:ins>
        </w:p>
        <w:p w:rsidR="0090365B" w:rsidRDefault="0090365B" w14:paraId="7A271065" w14:textId="10A8CC9A">
          <w:pPr>
            <w:pStyle w:val="TOC1"/>
            <w:tabs>
              <w:tab w:val="left" w:pos="440"/>
            </w:tabs>
            <w:rPr>
              <w:ins w:author="Dadhi, Shruti (EHS)" w:date="2025-08-28T14:45:00Z" w16du:dateUtc="2025-08-28T18:45:00Z" w:id="81"/>
              <w:rFonts w:asciiTheme="minorHAnsi" w:hAnsiTheme="minorHAnsi" w:eastAsiaTheme="minorEastAsia" w:cstheme="minorBidi"/>
              <w:noProof/>
              <w:kern w:val="2"/>
              <w:sz w:val="24"/>
              <w:szCs w:val="24"/>
              <w14:ligatures w14:val="standardContextual"/>
            </w:rPr>
          </w:pPr>
          <w:ins w:author="Dadhi, Shruti (EHS)" w:date="2025-08-28T14:45:00Z" w16du:dateUtc="2025-08-28T18:45:00Z" w:id="82">
            <w:r w:rsidRPr="00CE6A82">
              <w:rPr>
                <w:rStyle w:val="Hyperlink"/>
                <w:noProof/>
              </w:rPr>
              <w:fldChar w:fldCharType="begin"/>
            </w:r>
            <w:r w:rsidRPr="00CE6A82">
              <w:rPr>
                <w:rStyle w:val="Hyperlink"/>
                <w:noProof/>
              </w:rPr>
              <w:instrText xml:space="preserve"> </w:instrText>
            </w:r>
            <w:r>
              <w:rPr>
                <w:noProof/>
              </w:rPr>
              <w:instrText>HYPERLINK \l "_Toc207284788"</w:instrText>
            </w:r>
            <w:r w:rsidRPr="00CE6A82">
              <w:rPr>
                <w:rStyle w:val="Hyperlink"/>
                <w:noProof/>
              </w:rPr>
              <w:instrText xml:space="preserve"> </w:instrText>
            </w:r>
            <w:r w:rsidRPr="00CE6A82">
              <w:rPr>
                <w:rStyle w:val="Hyperlink"/>
                <w:noProof/>
              </w:rPr>
            </w:r>
            <w:r w:rsidRPr="00CE6A82">
              <w:rPr>
                <w:rStyle w:val="Hyperlink"/>
                <w:noProof/>
              </w:rPr>
              <w:fldChar w:fldCharType="separate"/>
            </w:r>
            <w:r w:rsidRPr="00CE6A82">
              <w:rPr>
                <w:rStyle w:val="Hyperlink"/>
                <w:noProof/>
              </w:rPr>
              <w:t>9</w:t>
            </w:r>
            <w:r>
              <w:rPr>
                <w:rFonts w:asciiTheme="minorHAnsi" w:hAnsiTheme="minorHAnsi" w:eastAsiaTheme="minorEastAsia" w:cstheme="minorBidi"/>
                <w:noProof/>
                <w:kern w:val="2"/>
                <w:sz w:val="24"/>
                <w:szCs w:val="24"/>
                <w14:ligatures w14:val="standardContextual"/>
              </w:rPr>
              <w:tab/>
            </w:r>
            <w:r w:rsidRPr="00CE6A82">
              <w:rPr>
                <w:rStyle w:val="Hyperlink"/>
                <w:noProof/>
              </w:rPr>
              <w:t>Communication Log</w:t>
            </w:r>
            <w:r>
              <w:rPr>
                <w:noProof/>
                <w:webHidden/>
              </w:rPr>
              <w:tab/>
            </w:r>
            <w:r>
              <w:rPr>
                <w:noProof/>
                <w:webHidden/>
              </w:rPr>
              <w:fldChar w:fldCharType="begin"/>
            </w:r>
            <w:r>
              <w:rPr>
                <w:noProof/>
                <w:webHidden/>
              </w:rPr>
              <w:instrText xml:space="preserve"> PAGEREF _Toc207284788 \h </w:instrText>
            </w:r>
          </w:ins>
          <w:r>
            <w:rPr>
              <w:noProof/>
              <w:webHidden/>
            </w:rPr>
          </w:r>
          <w:ins w:author="Dadhi, Shruti (EHS)" w:date="2025-08-28T14:45:00Z" w16du:dateUtc="2025-08-28T18:45:00Z" w:id="83">
            <w:r>
              <w:rPr>
                <w:noProof/>
                <w:webHidden/>
              </w:rPr>
              <w:fldChar w:fldCharType="separate"/>
            </w:r>
            <w:r>
              <w:rPr>
                <w:noProof/>
                <w:webHidden/>
              </w:rPr>
              <w:t>14</w:t>
            </w:r>
            <w:r>
              <w:rPr>
                <w:noProof/>
                <w:webHidden/>
              </w:rPr>
              <w:fldChar w:fldCharType="end"/>
            </w:r>
            <w:r w:rsidRPr="00CE6A82">
              <w:rPr>
                <w:rStyle w:val="Hyperlink"/>
                <w:noProof/>
              </w:rPr>
              <w:fldChar w:fldCharType="end"/>
            </w:r>
          </w:ins>
        </w:p>
        <w:p w:rsidR="00941969" w:rsidDel="0090365B" w:rsidRDefault="00941969" w14:paraId="5CFB7FD9" w14:textId="47ACEEFF">
          <w:pPr>
            <w:pStyle w:val="TOC1"/>
            <w:rPr>
              <w:del w:author="Dadhi, Shruti (EHS)" w:date="2025-08-28T14:45:00Z" w16du:dateUtc="2025-08-28T18:45:00Z" w:id="84"/>
              <w:rFonts w:asciiTheme="minorHAnsi" w:hAnsiTheme="minorHAnsi" w:eastAsiaTheme="minorEastAsia" w:cstheme="minorBidi"/>
              <w:noProof/>
              <w:kern w:val="2"/>
              <w:sz w:val="24"/>
              <w:szCs w:val="24"/>
              <w14:ligatures w14:val="standardContextual"/>
            </w:rPr>
          </w:pPr>
          <w:del w:author="Dadhi, Shruti (EHS)" w:date="2025-08-28T14:45:00Z" w16du:dateUtc="2025-08-28T18:45:00Z" w:id="85">
            <w:r w:rsidRPr="0090365B" w:rsidDel="0090365B">
              <w:rPr>
                <w:rPrChange w:author="Dadhi, Shruti (EHS)" w:date="2025-08-28T14:45:00Z" w16du:dateUtc="2025-08-28T18:45:00Z" w:id="86">
                  <w:rPr>
                    <w:rStyle w:val="Hyperlink"/>
                    <w:noProof/>
                  </w:rPr>
                </w:rPrChange>
              </w:rPr>
              <w:delText>Contents</w:delText>
            </w:r>
            <w:r w:rsidDel="0090365B">
              <w:rPr>
                <w:noProof/>
                <w:webHidden/>
              </w:rPr>
              <w:tab/>
            </w:r>
            <w:r w:rsidDel="0090365B">
              <w:rPr>
                <w:noProof/>
                <w:webHidden/>
              </w:rPr>
              <w:delText>2</w:delText>
            </w:r>
          </w:del>
        </w:p>
        <w:p w:rsidR="00941969" w:rsidDel="0090365B" w:rsidRDefault="00941969" w14:paraId="37649826" w14:textId="332A11CC">
          <w:pPr>
            <w:pStyle w:val="TOC1"/>
            <w:rPr>
              <w:del w:author="Dadhi, Shruti (EHS)" w:date="2025-08-28T14:45:00Z" w16du:dateUtc="2025-08-28T18:45:00Z" w:id="87"/>
              <w:rFonts w:asciiTheme="minorHAnsi" w:hAnsiTheme="minorHAnsi" w:eastAsiaTheme="minorEastAsia" w:cstheme="minorBidi"/>
              <w:noProof/>
              <w:kern w:val="2"/>
              <w:sz w:val="24"/>
              <w:szCs w:val="24"/>
              <w14:ligatures w14:val="standardContextual"/>
            </w:rPr>
          </w:pPr>
          <w:del w:author="Dadhi, Shruti (EHS)" w:date="2025-08-28T14:45:00Z" w16du:dateUtc="2025-08-28T18:45:00Z" w:id="88">
            <w:r w:rsidRPr="0090365B" w:rsidDel="0090365B">
              <w:rPr>
                <w:rPrChange w:author="Dadhi, Shruti (EHS)" w:date="2025-08-28T14:45:00Z" w16du:dateUtc="2025-08-28T18:45:00Z" w:id="89">
                  <w:rPr>
                    <w:rStyle w:val="Hyperlink"/>
                    <w:noProof/>
                  </w:rPr>
                </w:rPrChange>
              </w:rPr>
              <w:delText>Revision History</w:delText>
            </w:r>
            <w:r w:rsidDel="0090365B">
              <w:rPr>
                <w:noProof/>
                <w:webHidden/>
              </w:rPr>
              <w:tab/>
            </w:r>
            <w:r w:rsidDel="0090365B">
              <w:rPr>
                <w:noProof/>
                <w:webHidden/>
              </w:rPr>
              <w:delText>3</w:delText>
            </w:r>
          </w:del>
        </w:p>
        <w:p w:rsidR="00941969" w:rsidDel="0090365B" w:rsidRDefault="00941969" w14:paraId="292DCE5C" w14:textId="5FEFE431">
          <w:pPr>
            <w:pStyle w:val="TOC1"/>
            <w:tabs>
              <w:tab w:val="left" w:pos="440"/>
            </w:tabs>
            <w:rPr>
              <w:del w:author="Dadhi, Shruti (EHS)" w:date="2025-08-28T14:45:00Z" w16du:dateUtc="2025-08-28T18:45:00Z" w:id="90"/>
              <w:rFonts w:asciiTheme="minorHAnsi" w:hAnsiTheme="minorHAnsi" w:eastAsiaTheme="minorEastAsia" w:cstheme="minorBidi"/>
              <w:noProof/>
              <w:kern w:val="2"/>
              <w:sz w:val="24"/>
              <w:szCs w:val="24"/>
              <w14:ligatures w14:val="standardContextual"/>
            </w:rPr>
          </w:pPr>
          <w:del w:author="Dadhi, Shruti (EHS)" w:date="2025-08-28T14:45:00Z" w16du:dateUtc="2025-08-28T18:45:00Z" w:id="91">
            <w:r w:rsidRPr="0090365B" w:rsidDel="0090365B">
              <w:rPr>
                <w:rPrChange w:author="Dadhi, Shruti (EHS)" w:date="2025-08-28T14:45:00Z" w16du:dateUtc="2025-08-28T18:45:00Z" w:id="92">
                  <w:rPr>
                    <w:rStyle w:val="Hyperlink"/>
                    <w:noProof/>
                  </w:rPr>
                </w:rPrChange>
              </w:rPr>
              <w:delText>1.</w:delText>
            </w:r>
            <w:r w:rsidDel="0090365B">
              <w:rPr>
                <w:rFonts w:asciiTheme="minorHAnsi" w:hAnsiTheme="minorHAnsi" w:eastAsiaTheme="minorEastAsia" w:cstheme="minorBidi"/>
                <w:noProof/>
                <w:kern w:val="2"/>
                <w:sz w:val="24"/>
                <w:szCs w:val="24"/>
                <w14:ligatures w14:val="standardContextual"/>
              </w:rPr>
              <w:tab/>
            </w:r>
            <w:r w:rsidRPr="0090365B" w:rsidDel="0090365B">
              <w:rPr>
                <w:rPrChange w:author="Dadhi, Shruti (EHS)" w:date="2025-08-28T14:45:00Z" w16du:dateUtc="2025-08-28T18:45:00Z" w:id="93">
                  <w:rPr>
                    <w:rStyle w:val="Hyperlink"/>
                    <w:noProof/>
                  </w:rPr>
                </w:rPrChange>
              </w:rPr>
              <w:delText>Background</w:delText>
            </w:r>
            <w:r w:rsidDel="0090365B">
              <w:rPr>
                <w:noProof/>
                <w:webHidden/>
              </w:rPr>
              <w:tab/>
            </w:r>
            <w:r w:rsidDel="0090365B">
              <w:rPr>
                <w:noProof/>
                <w:webHidden/>
              </w:rPr>
              <w:delText>3</w:delText>
            </w:r>
          </w:del>
        </w:p>
        <w:p w:rsidR="00941969" w:rsidDel="0090365B" w:rsidRDefault="00941969" w14:paraId="5D52701E" w14:textId="575CFC32">
          <w:pPr>
            <w:pStyle w:val="TOC1"/>
            <w:tabs>
              <w:tab w:val="left" w:pos="440"/>
            </w:tabs>
            <w:rPr>
              <w:del w:author="Dadhi, Shruti (EHS)" w:date="2025-08-28T14:45:00Z" w16du:dateUtc="2025-08-28T18:45:00Z" w:id="94"/>
              <w:rFonts w:asciiTheme="minorHAnsi" w:hAnsiTheme="minorHAnsi" w:eastAsiaTheme="minorEastAsia" w:cstheme="minorBidi"/>
              <w:noProof/>
              <w:kern w:val="2"/>
              <w:sz w:val="24"/>
              <w:szCs w:val="24"/>
              <w14:ligatures w14:val="standardContextual"/>
            </w:rPr>
          </w:pPr>
          <w:del w:author="Dadhi, Shruti (EHS)" w:date="2025-08-28T14:45:00Z" w16du:dateUtc="2025-08-28T18:45:00Z" w:id="95">
            <w:r w:rsidRPr="0090365B" w:rsidDel="0090365B">
              <w:rPr>
                <w:rPrChange w:author="Dadhi, Shruti (EHS)" w:date="2025-08-28T14:45:00Z" w16du:dateUtc="2025-08-28T18:45:00Z" w:id="96">
                  <w:rPr>
                    <w:rStyle w:val="Hyperlink"/>
                    <w:noProof/>
                  </w:rPr>
                </w:rPrChange>
              </w:rPr>
              <w:delText>2.</w:delText>
            </w:r>
            <w:r w:rsidDel="0090365B">
              <w:rPr>
                <w:rFonts w:asciiTheme="minorHAnsi" w:hAnsiTheme="minorHAnsi" w:eastAsiaTheme="minorEastAsia" w:cstheme="minorBidi"/>
                <w:noProof/>
                <w:kern w:val="2"/>
                <w:sz w:val="24"/>
                <w:szCs w:val="24"/>
                <w14:ligatures w14:val="standardContextual"/>
              </w:rPr>
              <w:tab/>
            </w:r>
            <w:r w:rsidRPr="0090365B" w:rsidDel="0090365B">
              <w:rPr>
                <w:rPrChange w:author="Dadhi, Shruti (EHS)" w:date="2025-08-28T14:45:00Z" w16du:dateUtc="2025-08-28T18:45:00Z" w:id="97">
                  <w:rPr>
                    <w:rStyle w:val="Hyperlink"/>
                    <w:noProof/>
                  </w:rPr>
                </w:rPrChange>
              </w:rPr>
              <w:delText>Objective</w:delText>
            </w:r>
            <w:r w:rsidDel="0090365B">
              <w:rPr>
                <w:noProof/>
                <w:webHidden/>
              </w:rPr>
              <w:tab/>
            </w:r>
            <w:r w:rsidDel="0090365B">
              <w:rPr>
                <w:noProof/>
                <w:webHidden/>
              </w:rPr>
              <w:delText>3</w:delText>
            </w:r>
          </w:del>
        </w:p>
        <w:p w:rsidR="00941969" w:rsidDel="0090365B" w:rsidRDefault="00941969" w14:paraId="3EA420CA" w14:textId="6F5E0B62">
          <w:pPr>
            <w:pStyle w:val="TOC1"/>
            <w:tabs>
              <w:tab w:val="left" w:pos="440"/>
            </w:tabs>
            <w:rPr>
              <w:del w:author="Dadhi, Shruti (EHS)" w:date="2025-08-28T14:45:00Z" w16du:dateUtc="2025-08-28T18:45:00Z" w:id="98"/>
              <w:rFonts w:asciiTheme="minorHAnsi" w:hAnsiTheme="minorHAnsi" w:eastAsiaTheme="minorEastAsia" w:cstheme="minorBidi"/>
              <w:noProof/>
              <w:kern w:val="2"/>
              <w:sz w:val="24"/>
              <w:szCs w:val="24"/>
              <w14:ligatures w14:val="standardContextual"/>
            </w:rPr>
          </w:pPr>
          <w:del w:author="Dadhi, Shruti (EHS)" w:date="2025-08-28T14:45:00Z" w16du:dateUtc="2025-08-28T18:45:00Z" w:id="99">
            <w:r w:rsidRPr="0090365B" w:rsidDel="0090365B">
              <w:rPr>
                <w:rPrChange w:author="Dadhi, Shruti (EHS)" w:date="2025-08-28T14:45:00Z" w16du:dateUtc="2025-08-28T18:45:00Z" w:id="100">
                  <w:rPr>
                    <w:rStyle w:val="Hyperlink"/>
                    <w:noProof/>
                  </w:rPr>
                </w:rPrChange>
              </w:rPr>
              <w:delText>3.</w:delText>
            </w:r>
            <w:r w:rsidDel="0090365B">
              <w:rPr>
                <w:rFonts w:asciiTheme="minorHAnsi" w:hAnsiTheme="minorHAnsi" w:eastAsiaTheme="minorEastAsia" w:cstheme="minorBidi"/>
                <w:noProof/>
                <w:kern w:val="2"/>
                <w:sz w:val="24"/>
                <w:szCs w:val="24"/>
                <w14:ligatures w14:val="standardContextual"/>
              </w:rPr>
              <w:tab/>
            </w:r>
            <w:r w:rsidRPr="0090365B" w:rsidDel="0090365B">
              <w:rPr>
                <w:rPrChange w:author="Dadhi, Shruti (EHS)" w:date="2025-08-28T14:45:00Z" w16du:dateUtc="2025-08-28T18:45:00Z" w:id="101">
                  <w:rPr>
                    <w:rStyle w:val="Hyperlink"/>
                    <w:noProof/>
                  </w:rPr>
                </w:rPrChange>
              </w:rPr>
              <w:delText>Data source</w:delText>
            </w:r>
            <w:r w:rsidDel="0090365B">
              <w:rPr>
                <w:noProof/>
                <w:webHidden/>
              </w:rPr>
              <w:tab/>
            </w:r>
            <w:r w:rsidDel="0090365B">
              <w:rPr>
                <w:noProof/>
                <w:webHidden/>
              </w:rPr>
              <w:delText>4</w:delText>
            </w:r>
          </w:del>
        </w:p>
        <w:p w:rsidR="00941969" w:rsidDel="0090365B" w:rsidRDefault="00941969" w14:paraId="398AC2D2" w14:textId="6155D837">
          <w:pPr>
            <w:pStyle w:val="TOC1"/>
            <w:tabs>
              <w:tab w:val="left" w:pos="440"/>
            </w:tabs>
            <w:rPr>
              <w:del w:author="Dadhi, Shruti (EHS)" w:date="2025-08-28T14:45:00Z" w16du:dateUtc="2025-08-28T18:45:00Z" w:id="102"/>
              <w:rFonts w:asciiTheme="minorHAnsi" w:hAnsiTheme="minorHAnsi" w:eastAsiaTheme="minorEastAsia" w:cstheme="minorBidi"/>
              <w:noProof/>
              <w:kern w:val="2"/>
              <w:sz w:val="24"/>
              <w:szCs w:val="24"/>
              <w14:ligatures w14:val="standardContextual"/>
            </w:rPr>
          </w:pPr>
          <w:del w:author="Dadhi, Shruti (EHS)" w:date="2025-08-28T14:45:00Z" w16du:dateUtc="2025-08-28T18:45:00Z" w:id="103">
            <w:r w:rsidRPr="0090365B" w:rsidDel="0090365B">
              <w:rPr>
                <w:rPrChange w:author="Dadhi, Shruti (EHS)" w:date="2025-08-28T14:45:00Z" w16du:dateUtc="2025-08-28T18:45:00Z" w:id="104">
                  <w:rPr>
                    <w:rStyle w:val="Hyperlink"/>
                    <w:noProof/>
                  </w:rPr>
                </w:rPrChange>
              </w:rPr>
              <w:delText>4.</w:delText>
            </w:r>
            <w:r w:rsidDel="0090365B">
              <w:rPr>
                <w:rFonts w:asciiTheme="minorHAnsi" w:hAnsiTheme="minorHAnsi" w:eastAsiaTheme="minorEastAsia" w:cstheme="minorBidi"/>
                <w:noProof/>
                <w:kern w:val="2"/>
                <w:sz w:val="24"/>
                <w:szCs w:val="24"/>
                <w14:ligatures w14:val="standardContextual"/>
              </w:rPr>
              <w:tab/>
            </w:r>
            <w:r w:rsidRPr="0090365B" w:rsidDel="0090365B">
              <w:rPr>
                <w:rPrChange w:author="Dadhi, Shruti (EHS)" w:date="2025-08-28T14:45:00Z" w16du:dateUtc="2025-08-28T18:45:00Z" w:id="105">
                  <w:rPr>
                    <w:rStyle w:val="Hyperlink"/>
                    <w:noProof/>
                  </w:rPr>
                </w:rPrChange>
              </w:rPr>
              <w:delText>Dashboards Schedule</w:delText>
            </w:r>
            <w:r w:rsidDel="0090365B">
              <w:rPr>
                <w:noProof/>
                <w:webHidden/>
              </w:rPr>
              <w:tab/>
            </w:r>
            <w:r w:rsidDel="0090365B">
              <w:rPr>
                <w:noProof/>
                <w:webHidden/>
              </w:rPr>
              <w:delText>4</w:delText>
            </w:r>
          </w:del>
        </w:p>
        <w:p w:rsidR="00941969" w:rsidDel="0090365B" w:rsidRDefault="00941969" w14:paraId="1B60B92C" w14:textId="2B595A30">
          <w:pPr>
            <w:pStyle w:val="TOC1"/>
            <w:tabs>
              <w:tab w:val="left" w:pos="660"/>
            </w:tabs>
            <w:rPr>
              <w:del w:author="Dadhi, Shruti (EHS)" w:date="2025-08-28T14:45:00Z" w16du:dateUtc="2025-08-28T18:45:00Z" w:id="106"/>
              <w:rFonts w:asciiTheme="minorHAnsi" w:hAnsiTheme="minorHAnsi" w:eastAsiaTheme="minorEastAsia" w:cstheme="minorBidi"/>
              <w:noProof/>
              <w:kern w:val="2"/>
              <w:sz w:val="24"/>
              <w:szCs w:val="24"/>
              <w14:ligatures w14:val="standardContextual"/>
            </w:rPr>
          </w:pPr>
          <w:del w:author="Dadhi, Shruti (EHS)" w:date="2025-08-28T14:45:00Z" w16du:dateUtc="2025-08-28T18:45:00Z" w:id="107">
            <w:r w:rsidRPr="0090365B" w:rsidDel="0090365B">
              <w:rPr>
                <w:rPrChange w:author="Dadhi, Shruti (EHS)" w:date="2025-08-28T14:45:00Z" w16du:dateUtc="2025-08-28T18:45:00Z" w:id="108">
                  <w:rPr>
                    <w:rStyle w:val="Hyperlink"/>
                    <w:noProof/>
                  </w:rPr>
                </w:rPrChange>
              </w:rPr>
              <w:delText>4.1.</w:delText>
            </w:r>
            <w:r w:rsidDel="0090365B">
              <w:rPr>
                <w:rFonts w:asciiTheme="minorHAnsi" w:hAnsiTheme="minorHAnsi" w:eastAsiaTheme="minorEastAsia" w:cstheme="minorBidi"/>
                <w:noProof/>
                <w:kern w:val="2"/>
                <w:sz w:val="24"/>
                <w:szCs w:val="24"/>
                <w14:ligatures w14:val="standardContextual"/>
              </w:rPr>
              <w:tab/>
            </w:r>
            <w:r w:rsidRPr="0090365B" w:rsidDel="0090365B">
              <w:rPr>
                <w:rPrChange w:author="Dadhi, Shruti (EHS)" w:date="2025-08-28T14:45:00Z" w16du:dateUtc="2025-08-28T18:45:00Z" w:id="109">
                  <w:rPr>
                    <w:rStyle w:val="Hyperlink"/>
                    <w:noProof/>
                  </w:rPr>
                </w:rPrChange>
              </w:rPr>
              <w:delText>Timeliness in Tableau dashboard with 2 pieces</w:delText>
            </w:r>
            <w:r w:rsidDel="0090365B">
              <w:rPr>
                <w:noProof/>
                <w:webHidden/>
              </w:rPr>
              <w:tab/>
            </w:r>
            <w:r w:rsidDel="0090365B">
              <w:rPr>
                <w:noProof/>
                <w:webHidden/>
              </w:rPr>
              <w:delText>4</w:delText>
            </w:r>
          </w:del>
        </w:p>
        <w:p w:rsidR="00941969" w:rsidDel="0090365B" w:rsidRDefault="00941969" w14:paraId="68ACA061" w14:textId="66740501">
          <w:pPr>
            <w:pStyle w:val="TOC1"/>
            <w:tabs>
              <w:tab w:val="left" w:pos="660"/>
            </w:tabs>
            <w:rPr>
              <w:del w:author="Dadhi, Shruti (EHS)" w:date="2025-08-28T14:45:00Z" w16du:dateUtc="2025-08-28T18:45:00Z" w:id="110"/>
              <w:rFonts w:asciiTheme="minorHAnsi" w:hAnsiTheme="minorHAnsi" w:eastAsiaTheme="minorEastAsia" w:cstheme="minorBidi"/>
              <w:noProof/>
              <w:kern w:val="2"/>
              <w:sz w:val="24"/>
              <w:szCs w:val="24"/>
              <w14:ligatures w14:val="standardContextual"/>
            </w:rPr>
          </w:pPr>
          <w:del w:author="Dadhi, Shruti (EHS)" w:date="2025-08-28T14:45:00Z" w16du:dateUtc="2025-08-28T18:45:00Z" w:id="111">
            <w:r w:rsidRPr="0090365B" w:rsidDel="0090365B">
              <w:rPr>
                <w:rPrChange w:author="Dadhi, Shruti (EHS)" w:date="2025-08-28T14:45:00Z" w16du:dateUtc="2025-08-28T18:45:00Z" w:id="112">
                  <w:rPr>
                    <w:rStyle w:val="Hyperlink"/>
                    <w:noProof/>
                  </w:rPr>
                </w:rPrChange>
              </w:rPr>
              <w:delText>4.2.</w:delText>
            </w:r>
            <w:r w:rsidDel="0090365B">
              <w:rPr>
                <w:rFonts w:asciiTheme="minorHAnsi" w:hAnsiTheme="minorHAnsi" w:eastAsiaTheme="minorEastAsia" w:cstheme="minorBidi"/>
                <w:noProof/>
                <w:kern w:val="2"/>
                <w:sz w:val="24"/>
                <w:szCs w:val="24"/>
                <w14:ligatures w14:val="standardContextual"/>
              </w:rPr>
              <w:tab/>
            </w:r>
            <w:r w:rsidRPr="0090365B" w:rsidDel="0090365B">
              <w:rPr>
                <w:rPrChange w:author="Dadhi, Shruti (EHS)" w:date="2025-08-28T14:45:00Z" w16du:dateUtc="2025-08-28T18:45:00Z" w:id="113">
                  <w:rPr>
                    <w:rStyle w:val="Hyperlink"/>
                    <w:noProof/>
                  </w:rPr>
                </w:rPrChange>
              </w:rPr>
              <w:delText>Histogram dashboard</w:delText>
            </w:r>
            <w:r w:rsidDel="0090365B">
              <w:rPr>
                <w:noProof/>
                <w:webHidden/>
              </w:rPr>
              <w:tab/>
            </w:r>
            <w:r w:rsidDel="0090365B">
              <w:rPr>
                <w:noProof/>
                <w:webHidden/>
              </w:rPr>
              <w:delText>4</w:delText>
            </w:r>
          </w:del>
        </w:p>
        <w:p w:rsidR="00941969" w:rsidDel="0090365B" w:rsidRDefault="00941969" w14:paraId="41918972" w14:textId="6B6BA393">
          <w:pPr>
            <w:pStyle w:val="TOC1"/>
            <w:tabs>
              <w:tab w:val="left" w:pos="660"/>
            </w:tabs>
            <w:rPr>
              <w:del w:author="Dadhi, Shruti (EHS)" w:date="2025-08-28T14:45:00Z" w16du:dateUtc="2025-08-28T18:45:00Z" w:id="114"/>
              <w:rFonts w:asciiTheme="minorHAnsi" w:hAnsiTheme="minorHAnsi" w:eastAsiaTheme="minorEastAsia" w:cstheme="minorBidi"/>
              <w:noProof/>
              <w:kern w:val="2"/>
              <w:sz w:val="24"/>
              <w:szCs w:val="24"/>
              <w14:ligatures w14:val="standardContextual"/>
            </w:rPr>
          </w:pPr>
          <w:del w:author="Dadhi, Shruti (EHS)" w:date="2025-08-28T14:45:00Z" w16du:dateUtc="2025-08-28T18:45:00Z" w:id="115">
            <w:r w:rsidRPr="0090365B" w:rsidDel="0090365B">
              <w:rPr>
                <w:rPrChange w:author="Dadhi, Shruti (EHS)" w:date="2025-08-28T14:45:00Z" w16du:dateUtc="2025-08-28T18:45:00Z" w:id="116">
                  <w:rPr>
                    <w:rStyle w:val="Hyperlink"/>
                    <w:noProof/>
                  </w:rPr>
                </w:rPrChange>
              </w:rPr>
              <w:delText>4.3.</w:delText>
            </w:r>
            <w:r w:rsidDel="0090365B">
              <w:rPr>
                <w:rFonts w:asciiTheme="minorHAnsi" w:hAnsiTheme="minorHAnsi" w:eastAsiaTheme="minorEastAsia" w:cstheme="minorBidi"/>
                <w:noProof/>
                <w:kern w:val="2"/>
                <w:sz w:val="24"/>
                <w:szCs w:val="24"/>
                <w14:ligatures w14:val="standardContextual"/>
              </w:rPr>
              <w:tab/>
            </w:r>
            <w:r w:rsidRPr="0090365B" w:rsidDel="0090365B">
              <w:rPr>
                <w:rPrChange w:author="Dadhi, Shruti (EHS)" w:date="2025-08-28T14:45:00Z" w16du:dateUtc="2025-08-28T18:45:00Z" w:id="117">
                  <w:rPr>
                    <w:rStyle w:val="Hyperlink"/>
                    <w:noProof/>
                  </w:rPr>
                </w:rPrChange>
              </w:rPr>
              <w:delText>Dashboard with heat map of (total record counts divided by 2-year average for the ACO) by month by ACO with red yellow green</w:delText>
            </w:r>
            <w:r w:rsidDel="0090365B">
              <w:rPr>
                <w:noProof/>
                <w:webHidden/>
              </w:rPr>
              <w:tab/>
            </w:r>
            <w:r w:rsidDel="0090365B">
              <w:rPr>
                <w:noProof/>
                <w:webHidden/>
              </w:rPr>
              <w:delText>4</w:delText>
            </w:r>
          </w:del>
        </w:p>
        <w:p w:rsidR="00941969" w:rsidDel="0090365B" w:rsidRDefault="00941969" w14:paraId="0752BCF3" w14:textId="3B87067F">
          <w:pPr>
            <w:pStyle w:val="TOC1"/>
            <w:tabs>
              <w:tab w:val="left" w:pos="660"/>
            </w:tabs>
            <w:rPr>
              <w:del w:author="Dadhi, Shruti (EHS)" w:date="2025-08-28T14:45:00Z" w16du:dateUtc="2025-08-28T18:45:00Z" w:id="118"/>
              <w:rFonts w:asciiTheme="minorHAnsi" w:hAnsiTheme="minorHAnsi" w:eastAsiaTheme="minorEastAsia" w:cstheme="minorBidi"/>
              <w:noProof/>
              <w:kern w:val="2"/>
              <w:sz w:val="24"/>
              <w:szCs w:val="24"/>
              <w14:ligatures w14:val="standardContextual"/>
            </w:rPr>
          </w:pPr>
          <w:del w:author="Dadhi, Shruti (EHS)" w:date="2025-08-28T14:45:00Z" w16du:dateUtc="2025-08-28T18:45:00Z" w:id="119">
            <w:r w:rsidRPr="0090365B" w:rsidDel="0090365B">
              <w:rPr>
                <w:rPrChange w:author="Dadhi, Shruti (EHS)" w:date="2025-08-28T14:45:00Z" w16du:dateUtc="2025-08-28T18:45:00Z" w:id="120">
                  <w:rPr>
                    <w:rStyle w:val="Hyperlink"/>
                    <w:noProof/>
                  </w:rPr>
                </w:rPrChange>
              </w:rPr>
              <w:delText>8.1.</w:delText>
            </w:r>
            <w:r w:rsidDel="0090365B">
              <w:rPr>
                <w:rFonts w:asciiTheme="minorHAnsi" w:hAnsiTheme="minorHAnsi" w:eastAsiaTheme="minorEastAsia" w:cstheme="minorBidi"/>
                <w:noProof/>
                <w:kern w:val="2"/>
                <w:sz w:val="24"/>
                <w:szCs w:val="24"/>
                <w14:ligatures w14:val="standardContextual"/>
              </w:rPr>
              <w:tab/>
            </w:r>
            <w:r w:rsidRPr="0090365B" w:rsidDel="0090365B">
              <w:rPr>
                <w:rPrChange w:author="Dadhi, Shruti (EHS)" w:date="2025-08-28T14:45:00Z" w16du:dateUtc="2025-08-28T18:45:00Z" w:id="121">
                  <w:rPr>
                    <w:rStyle w:val="Hyperlink"/>
                    <w:noProof/>
                  </w:rPr>
                </w:rPrChange>
              </w:rPr>
              <w:delText>Dashboard of crosstab of total record count by wh month by date of service month - Lag triangle</w:delText>
            </w:r>
            <w:r w:rsidDel="0090365B">
              <w:rPr>
                <w:noProof/>
                <w:webHidden/>
              </w:rPr>
              <w:tab/>
            </w:r>
            <w:r w:rsidDel="0090365B">
              <w:rPr>
                <w:noProof/>
                <w:webHidden/>
              </w:rPr>
              <w:delText>5</w:delText>
            </w:r>
          </w:del>
        </w:p>
        <w:p w:rsidR="00941969" w:rsidDel="0090365B" w:rsidRDefault="00941969" w14:paraId="0C276449" w14:textId="7260BB43">
          <w:pPr>
            <w:pStyle w:val="TOC2"/>
            <w:tabs>
              <w:tab w:val="left" w:pos="880"/>
              <w:tab w:val="right" w:leader="dot" w:pos="9620"/>
            </w:tabs>
            <w:rPr>
              <w:del w:author="Dadhi, Shruti (EHS)" w:date="2025-08-28T14:45:00Z" w16du:dateUtc="2025-08-28T18:45:00Z" w:id="122"/>
              <w:rFonts w:asciiTheme="minorHAnsi" w:hAnsiTheme="minorHAnsi" w:eastAsiaTheme="minorEastAsia" w:cstheme="minorBidi"/>
              <w:noProof/>
              <w:kern w:val="2"/>
              <w:sz w:val="24"/>
              <w:szCs w:val="24"/>
              <w14:ligatures w14:val="standardContextual"/>
            </w:rPr>
          </w:pPr>
          <w:del w:author="Dadhi, Shruti (EHS)" w:date="2025-08-28T14:45:00Z" w16du:dateUtc="2025-08-28T18:45:00Z" w:id="123">
            <w:r w:rsidRPr="0090365B" w:rsidDel="0090365B">
              <w:rPr>
                <w:rPrChange w:author="Dadhi, Shruti (EHS)" w:date="2025-08-28T14:45:00Z" w16du:dateUtc="2025-08-28T18:45:00Z" w:id="124">
                  <w:rPr>
                    <w:rStyle w:val="Hyperlink"/>
                    <w:noProof/>
                  </w:rPr>
                </w:rPrChange>
              </w:rPr>
              <w:delText>1.1.</w:delText>
            </w:r>
            <w:r w:rsidDel="0090365B">
              <w:rPr>
                <w:rFonts w:asciiTheme="minorHAnsi" w:hAnsiTheme="minorHAnsi" w:eastAsiaTheme="minorEastAsia" w:cstheme="minorBidi"/>
                <w:noProof/>
                <w:kern w:val="2"/>
                <w:sz w:val="24"/>
                <w:szCs w:val="24"/>
                <w14:ligatures w14:val="standardContextual"/>
              </w:rPr>
              <w:tab/>
            </w:r>
            <w:r w:rsidRPr="0090365B" w:rsidDel="0090365B">
              <w:rPr>
                <w:rPrChange w:author="Dadhi, Shruti (EHS)" w:date="2025-08-28T14:45:00Z" w16du:dateUtc="2025-08-28T18:45:00Z" w:id="125">
                  <w:rPr>
                    <w:rStyle w:val="Hyperlink"/>
                    <w:noProof/>
                  </w:rPr>
                </w:rPrChange>
              </w:rPr>
              <w:delText>Accuracy Metrics</w:delText>
            </w:r>
            <w:r w:rsidDel="0090365B">
              <w:rPr>
                <w:noProof/>
                <w:webHidden/>
              </w:rPr>
              <w:tab/>
            </w:r>
            <w:r w:rsidDel="0090365B">
              <w:rPr>
                <w:noProof/>
                <w:webHidden/>
              </w:rPr>
              <w:delText>5</w:delText>
            </w:r>
          </w:del>
        </w:p>
        <w:p w:rsidR="00941969" w:rsidDel="0090365B" w:rsidRDefault="00941969" w14:paraId="5E3F0C39" w14:textId="6A12A1D4">
          <w:pPr>
            <w:pStyle w:val="TOC1"/>
            <w:tabs>
              <w:tab w:val="left" w:pos="440"/>
            </w:tabs>
            <w:rPr>
              <w:del w:author="Dadhi, Shruti (EHS)" w:date="2025-08-28T14:45:00Z" w16du:dateUtc="2025-08-28T18:45:00Z" w:id="126"/>
              <w:rFonts w:asciiTheme="minorHAnsi" w:hAnsiTheme="minorHAnsi" w:eastAsiaTheme="minorEastAsia" w:cstheme="minorBidi"/>
              <w:noProof/>
              <w:kern w:val="2"/>
              <w:sz w:val="24"/>
              <w:szCs w:val="24"/>
              <w14:ligatures w14:val="standardContextual"/>
            </w:rPr>
          </w:pPr>
          <w:del w:author="Dadhi, Shruti (EHS)" w:date="2025-08-28T14:45:00Z" w16du:dateUtc="2025-08-28T18:45:00Z" w:id="127">
            <w:r w:rsidRPr="0090365B" w:rsidDel="0090365B">
              <w:rPr>
                <w:rPrChange w:author="Dadhi, Shruti (EHS)" w:date="2025-08-28T14:45:00Z" w16du:dateUtc="2025-08-28T18:45:00Z" w:id="128">
                  <w:rPr>
                    <w:rStyle w:val="Hyperlink"/>
                    <w:noProof/>
                  </w:rPr>
                </w:rPrChange>
              </w:rPr>
              <w:delText>9.</w:delText>
            </w:r>
            <w:r w:rsidDel="0090365B">
              <w:rPr>
                <w:rFonts w:asciiTheme="minorHAnsi" w:hAnsiTheme="minorHAnsi" w:eastAsiaTheme="minorEastAsia" w:cstheme="minorBidi"/>
                <w:noProof/>
                <w:kern w:val="2"/>
                <w:sz w:val="24"/>
                <w:szCs w:val="24"/>
                <w14:ligatures w14:val="standardContextual"/>
              </w:rPr>
              <w:tab/>
            </w:r>
            <w:r w:rsidRPr="0090365B" w:rsidDel="0090365B">
              <w:rPr>
                <w:rPrChange w:author="Dadhi, Shruti (EHS)" w:date="2025-08-28T14:45:00Z" w16du:dateUtc="2025-08-28T18:45:00Z" w:id="129">
                  <w:rPr>
                    <w:rStyle w:val="Hyperlink"/>
                    <w:noProof/>
                  </w:rPr>
                </w:rPrChange>
              </w:rPr>
              <w:delText>Naming Standards:</w:delText>
            </w:r>
            <w:r w:rsidDel="0090365B">
              <w:rPr>
                <w:noProof/>
                <w:webHidden/>
              </w:rPr>
              <w:tab/>
            </w:r>
            <w:r w:rsidDel="0090365B">
              <w:rPr>
                <w:noProof/>
                <w:webHidden/>
              </w:rPr>
              <w:delText>5</w:delText>
            </w:r>
          </w:del>
        </w:p>
        <w:p w:rsidR="00941969" w:rsidDel="0090365B" w:rsidRDefault="00941969" w14:paraId="33C4E064" w14:textId="44D452CF">
          <w:pPr>
            <w:pStyle w:val="TOC1"/>
            <w:tabs>
              <w:tab w:val="left" w:pos="660"/>
            </w:tabs>
            <w:rPr>
              <w:del w:author="Dadhi, Shruti (EHS)" w:date="2025-08-28T14:45:00Z" w16du:dateUtc="2025-08-28T18:45:00Z" w:id="130"/>
              <w:rFonts w:asciiTheme="minorHAnsi" w:hAnsiTheme="minorHAnsi" w:eastAsiaTheme="minorEastAsia" w:cstheme="minorBidi"/>
              <w:noProof/>
              <w:kern w:val="2"/>
              <w:sz w:val="24"/>
              <w:szCs w:val="24"/>
              <w14:ligatures w14:val="standardContextual"/>
            </w:rPr>
          </w:pPr>
          <w:del w:author="Dadhi, Shruti (EHS)" w:date="2025-08-28T14:45:00Z" w16du:dateUtc="2025-08-28T18:45:00Z" w:id="131">
            <w:r w:rsidRPr="0090365B" w:rsidDel="0090365B">
              <w:rPr>
                <w:rPrChange w:author="Dadhi, Shruti (EHS)" w:date="2025-08-28T14:45:00Z" w16du:dateUtc="2025-08-28T18:45:00Z" w:id="132">
                  <w:rPr>
                    <w:rStyle w:val="Hyperlink"/>
                    <w:noProof/>
                  </w:rPr>
                </w:rPrChange>
              </w:rPr>
              <w:delText>10.</w:delText>
            </w:r>
            <w:r w:rsidDel="0090365B">
              <w:rPr>
                <w:rFonts w:asciiTheme="minorHAnsi" w:hAnsiTheme="minorHAnsi" w:eastAsiaTheme="minorEastAsia" w:cstheme="minorBidi"/>
                <w:noProof/>
                <w:kern w:val="2"/>
                <w:sz w:val="24"/>
                <w:szCs w:val="24"/>
                <w14:ligatures w14:val="standardContextual"/>
              </w:rPr>
              <w:tab/>
            </w:r>
            <w:r w:rsidRPr="0090365B" w:rsidDel="0090365B">
              <w:rPr>
                <w:rPrChange w:author="Dadhi, Shruti (EHS)" w:date="2025-08-28T14:45:00Z" w16du:dateUtc="2025-08-28T18:45:00Z" w:id="133">
                  <w:rPr>
                    <w:rStyle w:val="Hyperlink"/>
                    <w:noProof/>
                  </w:rPr>
                </w:rPrChange>
              </w:rPr>
              <w:delText>Stakeholders</w:delText>
            </w:r>
            <w:r w:rsidDel="0090365B">
              <w:rPr>
                <w:noProof/>
                <w:webHidden/>
              </w:rPr>
              <w:tab/>
            </w:r>
            <w:r w:rsidDel="0090365B">
              <w:rPr>
                <w:noProof/>
                <w:webHidden/>
              </w:rPr>
              <w:delText>5</w:delText>
            </w:r>
          </w:del>
        </w:p>
        <w:p w:rsidR="00941969" w:rsidDel="0090365B" w:rsidRDefault="00941969" w14:paraId="22E13592" w14:textId="799143B3">
          <w:pPr>
            <w:pStyle w:val="TOC1"/>
            <w:tabs>
              <w:tab w:val="left" w:pos="660"/>
            </w:tabs>
            <w:rPr>
              <w:del w:author="Dadhi, Shruti (EHS)" w:date="2025-08-28T14:45:00Z" w16du:dateUtc="2025-08-28T18:45:00Z" w:id="134"/>
              <w:rFonts w:asciiTheme="minorHAnsi" w:hAnsiTheme="minorHAnsi" w:eastAsiaTheme="minorEastAsia" w:cstheme="minorBidi"/>
              <w:noProof/>
              <w:kern w:val="2"/>
              <w:sz w:val="24"/>
              <w:szCs w:val="24"/>
              <w14:ligatures w14:val="standardContextual"/>
            </w:rPr>
          </w:pPr>
          <w:del w:author="Dadhi, Shruti (EHS)" w:date="2025-08-28T14:45:00Z" w16du:dateUtc="2025-08-28T18:45:00Z" w:id="135">
            <w:r w:rsidRPr="0090365B" w:rsidDel="0090365B">
              <w:rPr>
                <w:rPrChange w:author="Dadhi, Shruti (EHS)" w:date="2025-08-28T14:45:00Z" w16du:dateUtc="2025-08-28T18:45:00Z" w:id="136">
                  <w:rPr>
                    <w:rStyle w:val="Hyperlink"/>
                    <w:noProof/>
                  </w:rPr>
                </w:rPrChange>
              </w:rPr>
              <w:delText>11.</w:delText>
            </w:r>
            <w:r w:rsidDel="0090365B">
              <w:rPr>
                <w:rFonts w:asciiTheme="minorHAnsi" w:hAnsiTheme="minorHAnsi" w:eastAsiaTheme="minorEastAsia" w:cstheme="minorBidi"/>
                <w:noProof/>
                <w:kern w:val="2"/>
                <w:sz w:val="24"/>
                <w:szCs w:val="24"/>
                <w14:ligatures w14:val="standardContextual"/>
              </w:rPr>
              <w:tab/>
            </w:r>
            <w:r w:rsidRPr="0090365B" w:rsidDel="0090365B">
              <w:rPr>
                <w:rPrChange w:author="Dadhi, Shruti (EHS)" w:date="2025-08-28T14:45:00Z" w16du:dateUtc="2025-08-28T18:45:00Z" w:id="137">
                  <w:rPr>
                    <w:rStyle w:val="Hyperlink"/>
                    <w:noProof/>
                  </w:rPr>
                </w:rPrChange>
              </w:rPr>
              <w:delText>Team Roles and Responsibilities</w:delText>
            </w:r>
            <w:r w:rsidDel="0090365B">
              <w:rPr>
                <w:noProof/>
                <w:webHidden/>
              </w:rPr>
              <w:tab/>
            </w:r>
            <w:r w:rsidDel="0090365B">
              <w:rPr>
                <w:noProof/>
                <w:webHidden/>
              </w:rPr>
              <w:delText>5</w:delText>
            </w:r>
          </w:del>
        </w:p>
        <w:p w:rsidR="00941969" w:rsidDel="0090365B" w:rsidRDefault="00941969" w14:paraId="34D0E254" w14:textId="6D2BB60A">
          <w:pPr>
            <w:pStyle w:val="TOC1"/>
            <w:tabs>
              <w:tab w:val="left" w:pos="660"/>
            </w:tabs>
            <w:rPr>
              <w:del w:author="Dadhi, Shruti (EHS)" w:date="2025-08-28T14:45:00Z" w16du:dateUtc="2025-08-28T18:45:00Z" w:id="138"/>
              <w:rFonts w:asciiTheme="minorHAnsi" w:hAnsiTheme="minorHAnsi" w:eastAsiaTheme="minorEastAsia" w:cstheme="minorBidi"/>
              <w:noProof/>
              <w:kern w:val="2"/>
              <w:sz w:val="24"/>
              <w:szCs w:val="24"/>
              <w14:ligatures w14:val="standardContextual"/>
            </w:rPr>
          </w:pPr>
          <w:del w:author="Dadhi, Shruti (EHS)" w:date="2025-08-28T14:45:00Z" w16du:dateUtc="2025-08-28T18:45:00Z" w:id="139">
            <w:r w:rsidRPr="0090365B" w:rsidDel="0090365B">
              <w:rPr>
                <w:rPrChange w:author="Dadhi, Shruti (EHS)" w:date="2025-08-28T14:45:00Z" w16du:dateUtc="2025-08-28T18:45:00Z" w:id="140">
                  <w:rPr>
                    <w:rStyle w:val="Hyperlink"/>
                    <w:noProof/>
                  </w:rPr>
                </w:rPrChange>
              </w:rPr>
              <w:delText>12.</w:delText>
            </w:r>
            <w:r w:rsidDel="0090365B">
              <w:rPr>
                <w:rFonts w:asciiTheme="minorHAnsi" w:hAnsiTheme="minorHAnsi" w:eastAsiaTheme="minorEastAsia" w:cstheme="minorBidi"/>
                <w:noProof/>
                <w:kern w:val="2"/>
                <w:sz w:val="24"/>
                <w:szCs w:val="24"/>
                <w14:ligatures w14:val="standardContextual"/>
              </w:rPr>
              <w:tab/>
            </w:r>
            <w:r w:rsidRPr="0090365B" w:rsidDel="0090365B">
              <w:rPr>
                <w:rPrChange w:author="Dadhi, Shruti (EHS)" w:date="2025-08-28T14:45:00Z" w16du:dateUtc="2025-08-28T18:45:00Z" w:id="141">
                  <w:rPr>
                    <w:rStyle w:val="Hyperlink"/>
                    <w:noProof/>
                  </w:rPr>
                </w:rPrChange>
              </w:rPr>
              <w:delText>Timeline</w:delText>
            </w:r>
            <w:r w:rsidDel="0090365B">
              <w:rPr>
                <w:noProof/>
                <w:webHidden/>
              </w:rPr>
              <w:tab/>
            </w:r>
            <w:r w:rsidDel="0090365B">
              <w:rPr>
                <w:noProof/>
                <w:webHidden/>
              </w:rPr>
              <w:delText>5</w:delText>
            </w:r>
          </w:del>
        </w:p>
        <w:p w:rsidR="00941969" w:rsidDel="0090365B" w:rsidRDefault="00941969" w14:paraId="4C878483" w14:textId="4B5AF341">
          <w:pPr>
            <w:pStyle w:val="TOC1"/>
            <w:tabs>
              <w:tab w:val="left" w:pos="660"/>
            </w:tabs>
            <w:rPr>
              <w:del w:author="Dadhi, Shruti (EHS)" w:date="2025-08-28T14:45:00Z" w16du:dateUtc="2025-08-28T18:45:00Z" w:id="142"/>
              <w:rFonts w:asciiTheme="minorHAnsi" w:hAnsiTheme="minorHAnsi" w:eastAsiaTheme="minorEastAsia" w:cstheme="minorBidi"/>
              <w:noProof/>
              <w:kern w:val="2"/>
              <w:sz w:val="24"/>
              <w:szCs w:val="24"/>
              <w14:ligatures w14:val="standardContextual"/>
            </w:rPr>
          </w:pPr>
          <w:del w:author="Dadhi, Shruti (EHS)" w:date="2025-08-28T14:45:00Z" w16du:dateUtc="2025-08-28T18:45:00Z" w:id="143">
            <w:r w:rsidRPr="0090365B" w:rsidDel="0090365B">
              <w:rPr>
                <w:rPrChange w:author="Dadhi, Shruti (EHS)" w:date="2025-08-28T14:45:00Z" w16du:dateUtc="2025-08-28T18:45:00Z" w:id="144">
                  <w:rPr>
                    <w:rStyle w:val="Hyperlink"/>
                    <w:noProof/>
                  </w:rPr>
                </w:rPrChange>
              </w:rPr>
              <w:delText>13.</w:delText>
            </w:r>
            <w:r w:rsidDel="0090365B">
              <w:rPr>
                <w:rFonts w:asciiTheme="minorHAnsi" w:hAnsiTheme="minorHAnsi" w:eastAsiaTheme="minorEastAsia" w:cstheme="minorBidi"/>
                <w:noProof/>
                <w:kern w:val="2"/>
                <w:sz w:val="24"/>
                <w:szCs w:val="24"/>
                <w14:ligatures w14:val="standardContextual"/>
              </w:rPr>
              <w:tab/>
            </w:r>
            <w:r w:rsidRPr="0090365B" w:rsidDel="0090365B">
              <w:rPr>
                <w:rPrChange w:author="Dadhi, Shruti (EHS)" w:date="2025-08-28T14:45:00Z" w16du:dateUtc="2025-08-28T18:45:00Z" w:id="145">
                  <w:rPr>
                    <w:rStyle w:val="Hyperlink"/>
                    <w:noProof/>
                  </w:rPr>
                </w:rPrChange>
              </w:rPr>
              <w:delText>Communication Log</w:delText>
            </w:r>
            <w:r w:rsidDel="0090365B">
              <w:rPr>
                <w:noProof/>
                <w:webHidden/>
              </w:rPr>
              <w:tab/>
            </w:r>
            <w:r w:rsidDel="0090365B">
              <w:rPr>
                <w:noProof/>
                <w:webHidden/>
              </w:rPr>
              <w:delText>6</w:delText>
            </w:r>
          </w:del>
        </w:p>
        <w:p w:rsidR="00FB79CE" w:rsidRDefault="00F20C1F" w14:paraId="40F68F13" w14:textId="05F360D2">
          <w:pPr>
            <w:rPr>
              <w:b/>
            </w:rPr>
          </w:pPr>
          <w:r>
            <w:fldChar w:fldCharType="end"/>
          </w:r>
        </w:p>
      </w:sdtContent>
    </w:sdt>
    <w:p w:rsidR="00FB79CE" w:rsidRDefault="00FB79CE" w14:paraId="40F68F14" w14:textId="77777777">
      <w:pPr>
        <w:rPr>
          <w:rFonts w:ascii="Cambria" w:hAnsi="Cambria" w:eastAsia="Cambria" w:cs="Cambria"/>
          <w:b/>
          <w:color w:val="42558C"/>
          <w:sz w:val="28"/>
          <w:szCs w:val="28"/>
        </w:rPr>
      </w:pPr>
    </w:p>
    <w:p w:rsidR="00FB79CE" w:rsidRDefault="00F20C1F" w14:paraId="40F68F15" w14:textId="77777777">
      <w:pPr>
        <w:rPr>
          <w:rFonts w:ascii="Cambria" w:hAnsi="Cambria" w:eastAsia="Cambria" w:cs="Cambria"/>
          <w:b/>
          <w:color w:val="42558C"/>
          <w:sz w:val="28"/>
          <w:szCs w:val="28"/>
        </w:rPr>
      </w:pPr>
      <w:r>
        <w:br w:type="page"/>
      </w:r>
    </w:p>
    <w:p w:rsidR="00FB79CE" w:rsidRDefault="00F20C1F" w14:paraId="40F68F16" w14:textId="77777777">
      <w:pPr>
        <w:pStyle w:val="Heading1"/>
        <w:spacing w:after="120"/>
      </w:pPr>
      <w:bookmarkStart w:name="_Toc207284749" w:id="146"/>
      <w:r>
        <w:t>Revision History</w:t>
      </w:r>
      <w:bookmarkEnd w:id="146"/>
    </w:p>
    <w:tbl>
      <w:tblPr>
        <w:tblStyle w:val="a"/>
        <w:tblW w:w="9846"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914"/>
        <w:gridCol w:w="2229"/>
        <w:gridCol w:w="5216"/>
        <w:gridCol w:w="1487"/>
      </w:tblGrid>
      <w:tr w:rsidR="00FB79CE" w14:paraId="40F68F1B"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4" w:type="dxa"/>
          </w:tcPr>
          <w:p w:rsidR="00FB79CE" w:rsidRDefault="00F20C1F" w14:paraId="40F68F17" w14:textId="77777777">
            <w:r>
              <w:t>Version</w:t>
            </w:r>
          </w:p>
        </w:tc>
        <w:tc>
          <w:tcPr>
            <w:tcW w:w="2229" w:type="dxa"/>
          </w:tcPr>
          <w:p w:rsidR="00FB79CE" w:rsidRDefault="00F20C1F" w14:paraId="40F68F18" w14:textId="77777777">
            <w:pPr>
              <w:cnfStyle w:val="100000000000" w:firstRow="1" w:lastRow="0" w:firstColumn="0" w:lastColumn="0" w:oddVBand="0" w:evenVBand="0" w:oddHBand="0" w:evenHBand="0" w:firstRowFirstColumn="0" w:firstRowLastColumn="0" w:lastRowFirstColumn="0" w:lastRowLastColumn="0"/>
            </w:pPr>
            <w:r>
              <w:t>Date</w:t>
            </w:r>
          </w:p>
        </w:tc>
        <w:tc>
          <w:tcPr>
            <w:tcW w:w="5216" w:type="dxa"/>
          </w:tcPr>
          <w:p w:rsidR="00FB79CE" w:rsidRDefault="00F20C1F" w14:paraId="40F68F19" w14:textId="77777777">
            <w:pPr>
              <w:cnfStyle w:val="100000000000" w:firstRow="1" w:lastRow="0" w:firstColumn="0" w:lastColumn="0" w:oddVBand="0" w:evenVBand="0" w:oddHBand="0" w:evenHBand="0" w:firstRowFirstColumn="0" w:firstRowLastColumn="0" w:lastRowFirstColumn="0" w:lastRowLastColumn="0"/>
            </w:pPr>
            <w:r>
              <w:t>Revision Description</w:t>
            </w:r>
          </w:p>
        </w:tc>
        <w:tc>
          <w:tcPr>
            <w:tcW w:w="1487" w:type="dxa"/>
          </w:tcPr>
          <w:p w:rsidR="00FB79CE" w:rsidRDefault="00F20C1F" w14:paraId="40F68F1A" w14:textId="77777777">
            <w:pPr>
              <w:cnfStyle w:val="100000000000" w:firstRow="1" w:lastRow="0" w:firstColumn="0" w:lastColumn="0" w:oddVBand="0" w:evenVBand="0" w:oddHBand="0" w:evenHBand="0" w:firstRowFirstColumn="0" w:firstRowLastColumn="0" w:lastRowFirstColumn="0" w:lastRowLastColumn="0"/>
            </w:pPr>
            <w:r>
              <w:t>Modified By</w:t>
            </w:r>
          </w:p>
        </w:tc>
      </w:tr>
      <w:tr w:rsidR="00FB79CE" w14:paraId="40F68F2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4" w:type="dxa"/>
          </w:tcPr>
          <w:p w:rsidR="00FB79CE" w:rsidRDefault="00F20C1F" w14:paraId="40F68F1C" w14:textId="77777777">
            <w:r>
              <w:t>1.0</w:t>
            </w:r>
          </w:p>
        </w:tc>
        <w:tc>
          <w:tcPr>
            <w:tcW w:w="2229" w:type="dxa"/>
          </w:tcPr>
          <w:p w:rsidR="00FB79CE" w:rsidRDefault="009D5D8E" w14:paraId="40F68F1D" w14:textId="3105CC4F">
            <w:pPr>
              <w:cnfStyle w:val="000000100000" w:firstRow="0" w:lastRow="0" w:firstColumn="0" w:lastColumn="0" w:oddVBand="0" w:evenVBand="0" w:oddHBand="1" w:evenHBand="0" w:firstRowFirstColumn="0" w:firstRowLastColumn="0" w:lastRowFirstColumn="0" w:lastRowLastColumn="0"/>
            </w:pPr>
            <w:r>
              <w:t>12/03/2024</w:t>
            </w:r>
          </w:p>
        </w:tc>
        <w:tc>
          <w:tcPr>
            <w:tcW w:w="5216" w:type="dxa"/>
          </w:tcPr>
          <w:p w:rsidR="00FB79CE" w:rsidRDefault="00F20C1F" w14:paraId="40F68F1E" w14:textId="77777777">
            <w:pPr>
              <w:cnfStyle w:val="000000100000" w:firstRow="0" w:lastRow="0" w:firstColumn="0" w:lastColumn="0" w:oddVBand="0" w:evenVBand="0" w:oddHBand="1" w:evenHBand="0" w:firstRowFirstColumn="0" w:firstRowLastColumn="0" w:lastRowFirstColumn="0" w:lastRowLastColumn="0"/>
            </w:pPr>
            <w:r>
              <w:t>Initial document created</w:t>
            </w:r>
          </w:p>
        </w:tc>
        <w:tc>
          <w:tcPr>
            <w:tcW w:w="1487" w:type="dxa"/>
          </w:tcPr>
          <w:p w:rsidR="00FB79CE" w:rsidRDefault="009D5D8E" w14:paraId="40F68F1F" w14:textId="33A2B1F1">
            <w:pPr>
              <w:cnfStyle w:val="000000100000" w:firstRow="0" w:lastRow="0" w:firstColumn="0" w:lastColumn="0" w:oddVBand="0" w:evenVBand="0" w:oddHBand="1" w:evenHBand="0" w:firstRowFirstColumn="0" w:firstRowLastColumn="0" w:lastRowFirstColumn="0" w:lastRowLastColumn="0"/>
            </w:pPr>
            <w:r>
              <w:t xml:space="preserve">Shruti </w:t>
            </w:r>
            <w:r w:rsidR="00852A38">
              <w:t>Dadhi</w:t>
            </w:r>
          </w:p>
        </w:tc>
      </w:tr>
      <w:tr w:rsidR="00FB79CE" w14:paraId="40F68F25" w14:textId="77777777">
        <w:tc>
          <w:tcPr>
            <w:cnfStyle w:val="001000000000" w:firstRow="0" w:lastRow="0" w:firstColumn="1" w:lastColumn="0" w:oddVBand="0" w:evenVBand="0" w:oddHBand="0" w:evenHBand="0" w:firstRowFirstColumn="0" w:firstRowLastColumn="0" w:lastRowFirstColumn="0" w:lastRowLastColumn="0"/>
            <w:tcW w:w="914" w:type="dxa"/>
          </w:tcPr>
          <w:p w:rsidR="00FB79CE" w:rsidRDefault="00276A41" w14:paraId="40F68F21" w14:textId="28B5AC3E">
            <w:r>
              <w:t>1.1</w:t>
            </w:r>
          </w:p>
        </w:tc>
        <w:tc>
          <w:tcPr>
            <w:tcW w:w="2229" w:type="dxa"/>
          </w:tcPr>
          <w:p w:rsidRPr="00D535E6" w:rsidR="00FB79CE" w:rsidRDefault="00276A41" w14:paraId="40F68F22" w14:textId="338FAB00">
            <w:pPr>
              <w:cnfStyle w:val="000000000000" w:firstRow="0" w:lastRow="0" w:firstColumn="0" w:lastColumn="0" w:oddVBand="0" w:evenVBand="0" w:oddHBand="0" w:evenHBand="0" w:firstRowFirstColumn="0" w:firstRowLastColumn="0" w:lastRowFirstColumn="0" w:lastRowLastColumn="0"/>
            </w:pPr>
            <w:r>
              <w:t>01/28/2025</w:t>
            </w:r>
          </w:p>
        </w:tc>
        <w:tc>
          <w:tcPr>
            <w:tcW w:w="5216" w:type="dxa"/>
          </w:tcPr>
          <w:p w:rsidR="00FB79CE" w:rsidRDefault="00276A41" w14:paraId="40F68F23" w14:textId="463FA36E">
            <w:pPr>
              <w:cnfStyle w:val="000000000000" w:firstRow="0" w:lastRow="0" w:firstColumn="0" w:lastColumn="0" w:oddVBand="0" w:evenVBand="0" w:oddHBand="0" w:evenHBand="0" w:firstRowFirstColumn="0" w:firstRowLastColumn="0" w:lastRowFirstColumn="0" w:lastRowLastColumn="0"/>
            </w:pPr>
            <w:r>
              <w:t xml:space="preserve">Added comments </w:t>
            </w:r>
            <w:r w:rsidR="00E61FF6">
              <w:t>from JP</w:t>
            </w:r>
          </w:p>
        </w:tc>
        <w:tc>
          <w:tcPr>
            <w:tcW w:w="1487" w:type="dxa"/>
          </w:tcPr>
          <w:p w:rsidR="00FB79CE" w:rsidRDefault="00E61FF6" w14:paraId="40F68F24" w14:textId="26F8DA62">
            <w:pPr>
              <w:cnfStyle w:val="000000000000" w:firstRow="0" w:lastRow="0" w:firstColumn="0" w:lastColumn="0" w:oddVBand="0" w:evenVBand="0" w:oddHBand="0" w:evenHBand="0" w:firstRowFirstColumn="0" w:firstRowLastColumn="0" w:lastRowFirstColumn="0" w:lastRowLastColumn="0"/>
            </w:pPr>
            <w:r>
              <w:t>Shruti Dadhi</w:t>
            </w:r>
          </w:p>
        </w:tc>
      </w:tr>
      <w:tr w:rsidR="00FB79CE" w14:paraId="40F68F2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4" w:type="dxa"/>
          </w:tcPr>
          <w:p w:rsidR="00FB79CE" w:rsidRDefault="007B7D27" w14:paraId="40F68F26" w14:textId="7EEEEFD4">
            <w:r>
              <w:t>1.2</w:t>
            </w:r>
          </w:p>
        </w:tc>
        <w:tc>
          <w:tcPr>
            <w:tcW w:w="2229" w:type="dxa"/>
          </w:tcPr>
          <w:p w:rsidRPr="00D535E6" w:rsidR="00FB79CE" w:rsidP="00D535E6" w:rsidRDefault="007B7D27" w14:paraId="40F68F27" w14:textId="339E7884">
            <w:pPr>
              <w:cnfStyle w:val="000000100000" w:firstRow="0" w:lastRow="0" w:firstColumn="0" w:lastColumn="0" w:oddVBand="0" w:evenVBand="0" w:oddHBand="1" w:evenHBand="0" w:firstRowFirstColumn="0" w:firstRowLastColumn="0" w:lastRowFirstColumn="0" w:lastRowLastColumn="0"/>
            </w:pPr>
            <w:r>
              <w:t>02/12/2025</w:t>
            </w:r>
          </w:p>
        </w:tc>
        <w:tc>
          <w:tcPr>
            <w:tcW w:w="5216" w:type="dxa"/>
          </w:tcPr>
          <w:p w:rsidR="00FB79CE" w:rsidRDefault="007B7D27" w14:paraId="40F68F28" w14:textId="7CF5391E">
            <w:pPr>
              <w:cnfStyle w:val="000000100000" w:firstRow="0" w:lastRow="0" w:firstColumn="0" w:lastColumn="0" w:oddVBand="0" w:evenVBand="0" w:oddHBand="1" w:evenHBand="0" w:firstRowFirstColumn="0" w:firstRowLastColumn="0" w:lastRowFirstColumn="0" w:lastRowLastColumn="0"/>
            </w:pPr>
            <w:r>
              <w:t>Added Dashboards links to the BRD</w:t>
            </w:r>
          </w:p>
        </w:tc>
        <w:tc>
          <w:tcPr>
            <w:tcW w:w="1487" w:type="dxa"/>
          </w:tcPr>
          <w:p w:rsidR="00FB79CE" w:rsidRDefault="007B7D27" w14:paraId="40F68F29" w14:textId="4D9C0C12">
            <w:pPr>
              <w:cnfStyle w:val="000000100000" w:firstRow="0" w:lastRow="0" w:firstColumn="0" w:lastColumn="0" w:oddVBand="0" w:evenVBand="0" w:oddHBand="1" w:evenHBand="0" w:firstRowFirstColumn="0" w:firstRowLastColumn="0" w:lastRowFirstColumn="0" w:lastRowLastColumn="0"/>
            </w:pPr>
            <w:r>
              <w:t>Shruti Dadhi, JP</w:t>
            </w:r>
            <w:r w:rsidR="009B1B58">
              <w:t xml:space="preserve"> Leger</w:t>
            </w:r>
          </w:p>
        </w:tc>
      </w:tr>
      <w:tr w:rsidR="00FD320C" w14:paraId="28FBFA12" w14:textId="77777777">
        <w:trPr>
          <w:ins w:author="Dadhi, Shruti (EHS)" w:date="2025-08-26T15:30:00Z" w:id="147"/>
        </w:trPr>
        <w:tc>
          <w:tcPr>
            <w:cnfStyle w:val="001000000000" w:firstRow="0" w:lastRow="0" w:firstColumn="1" w:lastColumn="0" w:oddVBand="0" w:evenVBand="0" w:oddHBand="0" w:evenHBand="0" w:firstRowFirstColumn="0" w:firstRowLastColumn="0" w:lastRowFirstColumn="0" w:lastRowLastColumn="0"/>
            <w:tcW w:w="914" w:type="dxa"/>
          </w:tcPr>
          <w:p w:rsidR="00FD320C" w:rsidRDefault="005F2B46" w14:paraId="7B8CDA15" w14:textId="0B21626F">
            <w:pPr>
              <w:rPr>
                <w:ins w:author="Dadhi, Shruti (EHS)" w:date="2025-08-26T15:30:00Z" w16du:dateUtc="2025-08-26T19:30:00Z" w:id="148"/>
              </w:rPr>
            </w:pPr>
            <w:ins w:author="Dadhi, Shruti (EHS)" w:date="2025-08-27T08:18:00Z" w16du:dateUtc="2025-08-27T12:18:00Z" w:id="149">
              <w:r>
                <w:t>1.3</w:t>
              </w:r>
            </w:ins>
          </w:p>
        </w:tc>
        <w:tc>
          <w:tcPr>
            <w:tcW w:w="2229" w:type="dxa"/>
          </w:tcPr>
          <w:p w:rsidR="00FD320C" w:rsidP="00D535E6" w:rsidRDefault="00C36C0F" w14:paraId="65974818" w14:textId="1C096CD2">
            <w:pPr>
              <w:cnfStyle w:val="000000000000" w:firstRow="0" w:lastRow="0" w:firstColumn="0" w:lastColumn="0" w:oddVBand="0" w:evenVBand="0" w:oddHBand="0" w:evenHBand="0" w:firstRowFirstColumn="0" w:firstRowLastColumn="0" w:lastRowFirstColumn="0" w:lastRowLastColumn="0"/>
              <w:rPr>
                <w:ins w:author="Dadhi, Shruti (EHS)" w:date="2025-08-26T15:30:00Z" w16du:dateUtc="2025-08-26T19:30:00Z" w:id="150"/>
              </w:rPr>
            </w:pPr>
            <w:ins w:author="Dadhi, Shruti (EHS)" w:date="2025-08-27T08:20:00Z" w16du:dateUtc="2025-08-27T12:20:00Z" w:id="151">
              <w:r>
                <w:t>08/21/2025</w:t>
              </w:r>
            </w:ins>
          </w:p>
        </w:tc>
        <w:tc>
          <w:tcPr>
            <w:tcW w:w="5216" w:type="dxa"/>
          </w:tcPr>
          <w:p w:rsidR="00FD320C" w:rsidRDefault="00EB257C" w14:paraId="77B5B348" w14:textId="4D102B89">
            <w:pPr>
              <w:cnfStyle w:val="000000000000" w:firstRow="0" w:lastRow="0" w:firstColumn="0" w:lastColumn="0" w:oddVBand="0" w:evenVBand="0" w:oddHBand="0" w:evenHBand="0" w:firstRowFirstColumn="0" w:firstRowLastColumn="0" w:lastRowFirstColumn="0" w:lastRowLastColumn="0"/>
              <w:rPr>
                <w:ins w:author="Dadhi, Shruti (EHS)" w:date="2025-08-26T15:30:00Z" w16du:dateUtc="2025-08-26T19:30:00Z" w:id="152"/>
              </w:rPr>
            </w:pPr>
            <w:ins w:author="Dadhi, Shruti (EHS)" w:date="2025-08-27T08:39:00Z" w16du:dateUtc="2025-08-27T12:39:00Z" w:id="153">
              <w:r>
                <w:t xml:space="preserve">Added descriptions of each </w:t>
              </w:r>
            </w:ins>
            <w:ins w:author="Dadhi, Shruti (EHS)" w:date="2025-08-28T13:29:00Z" w16du:dateUtc="2025-08-28T17:29:00Z" w:id="154">
              <w:r w:rsidR="00F274E1">
                <w:t>dashboard</w:t>
              </w:r>
            </w:ins>
          </w:p>
        </w:tc>
        <w:tc>
          <w:tcPr>
            <w:tcW w:w="1487" w:type="dxa"/>
          </w:tcPr>
          <w:p w:rsidR="00FD320C" w:rsidRDefault="00C36C0F" w14:paraId="10ABC6F2" w14:textId="1CD10950">
            <w:pPr>
              <w:cnfStyle w:val="000000000000" w:firstRow="0" w:lastRow="0" w:firstColumn="0" w:lastColumn="0" w:oddVBand="0" w:evenVBand="0" w:oddHBand="0" w:evenHBand="0" w:firstRowFirstColumn="0" w:firstRowLastColumn="0" w:lastRowFirstColumn="0" w:lastRowLastColumn="0"/>
              <w:rPr>
                <w:ins w:author="Dadhi, Shruti (EHS)" w:date="2025-08-26T15:30:00Z" w16du:dateUtc="2025-08-26T19:30:00Z" w:id="155"/>
              </w:rPr>
            </w:pPr>
            <w:ins w:author="Dadhi, Shruti (EHS)" w:date="2025-08-27T08:20:00Z" w16du:dateUtc="2025-08-27T12:20:00Z" w:id="156">
              <w:r>
                <w:t>Shruti Dadhi, JP Leger</w:t>
              </w:r>
            </w:ins>
          </w:p>
        </w:tc>
      </w:tr>
      <w:tr w:rsidR="00F274E1" w14:paraId="50647E6B" w14:textId="77777777">
        <w:trPr>
          <w:cnfStyle w:val="000000100000" w:firstRow="0" w:lastRow="0" w:firstColumn="0" w:lastColumn="0" w:oddVBand="0" w:evenVBand="0" w:oddHBand="1" w:evenHBand="0" w:firstRowFirstColumn="0" w:firstRowLastColumn="0" w:lastRowFirstColumn="0" w:lastRowLastColumn="0"/>
          <w:ins w:author="Dadhi, Shruti (EHS)" w:date="2025-08-28T13:29:00Z" w:id="157"/>
        </w:trPr>
        <w:tc>
          <w:tcPr>
            <w:cnfStyle w:val="001000000000" w:firstRow="0" w:lastRow="0" w:firstColumn="1" w:lastColumn="0" w:oddVBand="0" w:evenVBand="0" w:oddHBand="0" w:evenHBand="0" w:firstRowFirstColumn="0" w:firstRowLastColumn="0" w:lastRowFirstColumn="0" w:lastRowLastColumn="0"/>
            <w:tcW w:w="914" w:type="dxa"/>
          </w:tcPr>
          <w:p w:rsidR="00F274E1" w:rsidRDefault="009020C1" w14:paraId="46EF90C6" w14:textId="0B67D023">
            <w:pPr>
              <w:rPr>
                <w:ins w:author="Dadhi, Shruti (EHS)" w:date="2025-08-28T13:29:00Z" w16du:dateUtc="2025-08-28T17:29:00Z" w:id="158"/>
              </w:rPr>
            </w:pPr>
            <w:ins w:author="Dadhi, Shruti (EHS)" w:date="2025-08-28T14:44:00Z" w16du:dateUtc="2025-08-28T18:44:00Z" w:id="159">
              <w:r>
                <w:t>1.4</w:t>
              </w:r>
            </w:ins>
          </w:p>
        </w:tc>
        <w:tc>
          <w:tcPr>
            <w:tcW w:w="2229" w:type="dxa"/>
          </w:tcPr>
          <w:p w:rsidR="00F274E1" w:rsidP="00D535E6" w:rsidRDefault="009020C1" w14:paraId="6F91E6DA" w14:textId="7C926F44">
            <w:pPr>
              <w:cnfStyle w:val="000000100000" w:firstRow="0" w:lastRow="0" w:firstColumn="0" w:lastColumn="0" w:oddVBand="0" w:evenVBand="0" w:oddHBand="1" w:evenHBand="0" w:firstRowFirstColumn="0" w:firstRowLastColumn="0" w:lastRowFirstColumn="0" w:lastRowLastColumn="0"/>
              <w:rPr>
                <w:ins w:author="Dadhi, Shruti (EHS)" w:date="2025-08-28T13:29:00Z" w16du:dateUtc="2025-08-28T17:29:00Z" w:id="160"/>
              </w:rPr>
            </w:pPr>
            <w:ins w:author="Dadhi, Shruti (EHS)" w:date="2025-08-28T14:44:00Z" w16du:dateUtc="2025-08-28T18:44:00Z" w:id="161">
              <w:r>
                <w:t>08/28/2025</w:t>
              </w:r>
            </w:ins>
          </w:p>
        </w:tc>
        <w:tc>
          <w:tcPr>
            <w:tcW w:w="5216" w:type="dxa"/>
          </w:tcPr>
          <w:p w:rsidR="00F274E1" w:rsidRDefault="009020C1" w14:paraId="4B521AC0" w14:textId="05FB287A">
            <w:pPr>
              <w:cnfStyle w:val="000000100000" w:firstRow="0" w:lastRow="0" w:firstColumn="0" w:lastColumn="0" w:oddVBand="0" w:evenVBand="0" w:oddHBand="1" w:evenHBand="0" w:firstRowFirstColumn="0" w:firstRowLastColumn="0" w:lastRowFirstColumn="0" w:lastRowLastColumn="0"/>
              <w:rPr>
                <w:ins w:author="Dadhi, Shruti (EHS)" w:date="2025-08-28T13:29:00Z" w16du:dateUtc="2025-08-28T17:29:00Z" w:id="162"/>
              </w:rPr>
            </w:pPr>
            <w:ins w:author="Dadhi, Shruti (EHS)" w:date="2025-08-28T14:44:00Z" w16du:dateUtc="2025-08-28T18:44:00Z" w:id="163">
              <w:r>
                <w:t>Added section Data Governance per MHA input</w:t>
              </w:r>
            </w:ins>
          </w:p>
        </w:tc>
        <w:tc>
          <w:tcPr>
            <w:tcW w:w="1487" w:type="dxa"/>
          </w:tcPr>
          <w:p w:rsidR="00F274E1" w:rsidRDefault="009020C1" w14:paraId="27D924C6" w14:textId="2548D3D7">
            <w:pPr>
              <w:cnfStyle w:val="000000100000" w:firstRow="0" w:lastRow="0" w:firstColumn="0" w:lastColumn="0" w:oddVBand="0" w:evenVBand="0" w:oddHBand="1" w:evenHBand="0" w:firstRowFirstColumn="0" w:firstRowLastColumn="0" w:lastRowFirstColumn="0" w:lastRowLastColumn="0"/>
              <w:rPr>
                <w:ins w:author="Dadhi, Shruti (EHS)" w:date="2025-08-28T13:29:00Z" w16du:dateUtc="2025-08-28T17:29:00Z" w:id="164"/>
              </w:rPr>
            </w:pPr>
            <w:ins w:author="Dadhi, Shruti (EHS)" w:date="2025-08-28T14:44:00Z" w16du:dateUtc="2025-08-28T18:44:00Z" w:id="165">
              <w:r>
                <w:t>Shruti Dadhi, JP Leger</w:t>
              </w:r>
            </w:ins>
          </w:p>
        </w:tc>
      </w:tr>
    </w:tbl>
    <w:p w:rsidR="00852A38" w:rsidP="00852A38" w:rsidRDefault="00852A38" w14:paraId="3CDDF19B" w14:textId="77777777">
      <w:pPr>
        <w:pStyle w:val="Heading1"/>
        <w:ind w:left="360"/>
      </w:pPr>
    </w:p>
    <w:p w:rsidR="00FB79CE" w:rsidRDefault="00F20C1F" w14:paraId="40F68FCC" w14:textId="344E59F6">
      <w:pPr>
        <w:pStyle w:val="Heading1"/>
        <w:numPr>
          <w:ilvl w:val="0"/>
          <w:numId w:val="6"/>
        </w:numPr>
        <w:ind w:left="360"/>
      </w:pPr>
      <w:bookmarkStart w:name="_Toc207284750" w:id="166"/>
      <w:r>
        <w:t>Background</w:t>
      </w:r>
      <w:bookmarkEnd w:id="166"/>
    </w:p>
    <w:p w:rsidRPr="00565ECC" w:rsidR="00565ECC" w:rsidP="002A6630" w:rsidRDefault="00565ECC" w14:paraId="40F68FCD" w14:textId="77777777">
      <w:pPr>
        <w:jc w:val="both"/>
      </w:pPr>
    </w:p>
    <w:p w:rsidR="00973708" w:rsidP="002719D0" w:rsidRDefault="007F7941" w14:paraId="1C08DD88" w14:textId="7C8DA086">
      <w:pPr>
        <w:jc w:val="both"/>
        <w:rPr>
          <w:rFonts w:ascii="Times New Roman" w:hAnsi="Times New Roman" w:cs="Times New Roman"/>
          <w:color w:val="000000"/>
          <w:sz w:val="24"/>
          <w:szCs w:val="24"/>
        </w:rPr>
      </w:pPr>
      <w:r w:rsidRPr="00B02E54">
        <w:rPr>
          <w:rFonts w:ascii="Times New Roman" w:hAnsi="Times New Roman" w:cs="Times New Roman"/>
          <w:color w:val="000000"/>
          <w:sz w:val="24"/>
          <w:szCs w:val="24"/>
        </w:rPr>
        <w:t xml:space="preserve">The MassHealth Analytics (MHA) team has requested </w:t>
      </w:r>
      <w:r w:rsidR="005837A5">
        <w:rPr>
          <w:rFonts w:ascii="Times New Roman" w:hAnsi="Times New Roman" w:cs="Times New Roman"/>
          <w:color w:val="000000"/>
          <w:sz w:val="24"/>
          <w:szCs w:val="24"/>
        </w:rPr>
        <w:t xml:space="preserve">an </w:t>
      </w:r>
      <w:r w:rsidRPr="00B02E54" w:rsidR="00E153D1">
        <w:rPr>
          <w:rFonts w:ascii="Times New Roman" w:hAnsi="Times New Roman" w:cs="Times New Roman"/>
          <w:color w:val="000000"/>
          <w:sz w:val="24"/>
          <w:szCs w:val="24"/>
        </w:rPr>
        <w:t>Encounter</w:t>
      </w:r>
      <w:r w:rsidRPr="00B02E54" w:rsidR="00821743">
        <w:rPr>
          <w:rFonts w:ascii="Times New Roman" w:hAnsi="Times New Roman" w:cs="Times New Roman"/>
          <w:color w:val="000000"/>
          <w:sz w:val="24"/>
          <w:szCs w:val="24"/>
        </w:rPr>
        <w:t xml:space="preserve"> Submission Monitoring </w:t>
      </w:r>
      <w:r w:rsidRPr="00B02E54">
        <w:rPr>
          <w:rFonts w:ascii="Times New Roman" w:hAnsi="Times New Roman" w:cs="Times New Roman"/>
          <w:color w:val="000000"/>
          <w:sz w:val="24"/>
          <w:szCs w:val="24"/>
        </w:rPr>
        <w:t xml:space="preserve">report </w:t>
      </w:r>
      <w:r w:rsidRPr="00B02E54" w:rsidR="00821743">
        <w:rPr>
          <w:rFonts w:ascii="Times New Roman" w:hAnsi="Times New Roman" w:cs="Times New Roman"/>
          <w:color w:val="000000"/>
          <w:sz w:val="24"/>
          <w:szCs w:val="24"/>
        </w:rPr>
        <w:t>to monitor the monthly submission</w:t>
      </w:r>
      <w:r w:rsidRPr="00B02E54" w:rsidR="007801F6">
        <w:rPr>
          <w:rFonts w:ascii="Times New Roman" w:hAnsi="Times New Roman" w:cs="Times New Roman"/>
          <w:color w:val="000000"/>
          <w:sz w:val="24"/>
          <w:szCs w:val="24"/>
        </w:rPr>
        <w:t>s</w:t>
      </w:r>
      <w:r w:rsidRPr="00B02E54" w:rsidR="00821743">
        <w:rPr>
          <w:rFonts w:ascii="Times New Roman" w:hAnsi="Times New Roman" w:cs="Times New Roman"/>
          <w:color w:val="000000"/>
          <w:sz w:val="24"/>
          <w:szCs w:val="24"/>
        </w:rPr>
        <w:t xml:space="preserve"> of enc</w:t>
      </w:r>
      <w:r w:rsidRPr="00B02E54" w:rsidR="009D660C">
        <w:rPr>
          <w:rFonts w:ascii="Times New Roman" w:hAnsi="Times New Roman" w:cs="Times New Roman"/>
          <w:color w:val="000000"/>
          <w:sz w:val="24"/>
          <w:szCs w:val="24"/>
        </w:rPr>
        <w:t>ounter</w:t>
      </w:r>
      <w:r w:rsidRPr="00B02E54" w:rsidR="00821743">
        <w:rPr>
          <w:rFonts w:ascii="Times New Roman" w:hAnsi="Times New Roman" w:cs="Times New Roman"/>
          <w:color w:val="000000"/>
          <w:sz w:val="24"/>
          <w:szCs w:val="24"/>
        </w:rPr>
        <w:t xml:space="preserve"> data </w:t>
      </w:r>
      <w:r w:rsidR="00E77D30">
        <w:rPr>
          <w:rFonts w:ascii="Times New Roman" w:hAnsi="Times New Roman" w:cs="Times New Roman"/>
          <w:color w:val="000000"/>
          <w:sz w:val="24"/>
          <w:szCs w:val="24"/>
        </w:rPr>
        <w:t xml:space="preserve">and </w:t>
      </w:r>
      <w:r w:rsidRPr="00B02E54" w:rsidR="00761D59">
        <w:rPr>
          <w:rFonts w:ascii="Times New Roman" w:hAnsi="Times New Roman" w:cs="Times New Roman"/>
          <w:color w:val="000000"/>
          <w:sz w:val="24"/>
          <w:szCs w:val="24"/>
        </w:rPr>
        <w:t xml:space="preserve">to create an easy to use </w:t>
      </w:r>
      <w:r w:rsidR="00BE5108">
        <w:rPr>
          <w:rFonts w:ascii="Times New Roman" w:hAnsi="Times New Roman" w:cs="Times New Roman"/>
          <w:color w:val="000000"/>
          <w:sz w:val="24"/>
          <w:szCs w:val="24"/>
        </w:rPr>
        <w:t>“</w:t>
      </w:r>
      <w:r w:rsidRPr="00B02E54" w:rsidR="00761D59">
        <w:rPr>
          <w:rFonts w:ascii="Times New Roman" w:hAnsi="Times New Roman" w:cs="Times New Roman"/>
          <w:color w:val="000000"/>
          <w:sz w:val="24"/>
          <w:szCs w:val="24"/>
        </w:rPr>
        <w:t>scorecard</w:t>
      </w:r>
      <w:r w:rsidR="00BE5108">
        <w:rPr>
          <w:rFonts w:ascii="Times New Roman" w:hAnsi="Times New Roman" w:cs="Times New Roman"/>
          <w:color w:val="000000"/>
          <w:sz w:val="24"/>
          <w:szCs w:val="24"/>
        </w:rPr>
        <w:t>”</w:t>
      </w:r>
      <w:r w:rsidRPr="00B02E54" w:rsidR="00761D59">
        <w:rPr>
          <w:rFonts w:ascii="Times New Roman" w:hAnsi="Times New Roman" w:cs="Times New Roman"/>
          <w:color w:val="000000"/>
          <w:sz w:val="24"/>
          <w:szCs w:val="24"/>
        </w:rPr>
        <w:t xml:space="preserve"> to monitor encounter data over time </w:t>
      </w:r>
      <w:r w:rsidR="00ED5B71">
        <w:rPr>
          <w:rFonts w:ascii="Times New Roman" w:hAnsi="Times New Roman" w:cs="Times New Roman"/>
          <w:color w:val="000000"/>
          <w:sz w:val="24"/>
          <w:szCs w:val="24"/>
        </w:rPr>
        <w:t>that focused on</w:t>
      </w:r>
      <w:r w:rsidRPr="00B02E54" w:rsidR="00761D59">
        <w:rPr>
          <w:rFonts w:ascii="Times New Roman" w:hAnsi="Times New Roman" w:cs="Times New Roman"/>
          <w:color w:val="000000"/>
          <w:sz w:val="24"/>
          <w:szCs w:val="24"/>
        </w:rPr>
        <w:t xml:space="preserve"> monthly submission for a month complete</w:t>
      </w:r>
      <w:r w:rsidR="00F050A5">
        <w:rPr>
          <w:rFonts w:ascii="Times New Roman" w:hAnsi="Times New Roman" w:cs="Times New Roman"/>
          <w:color w:val="000000"/>
          <w:sz w:val="24"/>
          <w:szCs w:val="24"/>
        </w:rPr>
        <w:t xml:space="preserve"> </w:t>
      </w:r>
      <w:r w:rsidR="00CE4EDE">
        <w:rPr>
          <w:rFonts w:ascii="Times New Roman" w:hAnsi="Times New Roman" w:cs="Times New Roman"/>
          <w:color w:val="000000"/>
          <w:sz w:val="24"/>
          <w:szCs w:val="24"/>
        </w:rPr>
        <w:t xml:space="preserve">and </w:t>
      </w:r>
      <w:r w:rsidR="00F050A5">
        <w:rPr>
          <w:rFonts w:ascii="Times New Roman" w:hAnsi="Times New Roman" w:cs="Times New Roman"/>
          <w:color w:val="000000"/>
          <w:sz w:val="24"/>
          <w:szCs w:val="24"/>
        </w:rPr>
        <w:t xml:space="preserve">to </w:t>
      </w:r>
      <w:r w:rsidR="00697679">
        <w:rPr>
          <w:rFonts w:ascii="Times New Roman" w:hAnsi="Times New Roman" w:cs="Times New Roman"/>
          <w:color w:val="000000"/>
          <w:sz w:val="24"/>
          <w:szCs w:val="24"/>
        </w:rPr>
        <w:t>get</w:t>
      </w:r>
      <w:r w:rsidR="0016433C">
        <w:rPr>
          <w:rFonts w:ascii="Times New Roman" w:hAnsi="Times New Roman" w:cs="Times New Roman"/>
          <w:color w:val="000000"/>
          <w:sz w:val="24"/>
          <w:szCs w:val="24"/>
        </w:rPr>
        <w:t xml:space="preserve"> the</w:t>
      </w:r>
      <w:r w:rsidR="00566433">
        <w:rPr>
          <w:rFonts w:ascii="Times New Roman" w:hAnsi="Times New Roman" w:cs="Times New Roman"/>
          <w:color w:val="000000"/>
          <w:sz w:val="24"/>
          <w:szCs w:val="24"/>
        </w:rPr>
        <w:t xml:space="preserve"> </w:t>
      </w:r>
      <w:r w:rsidRPr="00B627A5" w:rsidR="00566433">
        <w:rPr>
          <w:rFonts w:ascii="Times New Roman" w:hAnsi="Times New Roman" w:cs="Times New Roman"/>
          <w:color w:val="000000"/>
          <w:sz w:val="24"/>
          <w:szCs w:val="24"/>
        </w:rPr>
        <w:t xml:space="preserve">real time information about Encounter data </w:t>
      </w:r>
      <w:r w:rsidR="008B15A4">
        <w:rPr>
          <w:rFonts w:ascii="Times New Roman" w:hAnsi="Times New Roman" w:cs="Times New Roman"/>
          <w:color w:val="000000"/>
          <w:sz w:val="24"/>
          <w:szCs w:val="24"/>
        </w:rPr>
        <w:t xml:space="preserve">submission </w:t>
      </w:r>
      <w:r w:rsidRPr="00B627A5" w:rsidR="00566433">
        <w:rPr>
          <w:rFonts w:ascii="Times New Roman" w:hAnsi="Times New Roman" w:cs="Times New Roman"/>
          <w:color w:val="000000"/>
          <w:sz w:val="24"/>
          <w:szCs w:val="24"/>
        </w:rPr>
        <w:t>statuses</w:t>
      </w:r>
      <w:r w:rsidR="008B15A4">
        <w:rPr>
          <w:rFonts w:ascii="Times New Roman" w:hAnsi="Times New Roman" w:cs="Times New Roman"/>
          <w:color w:val="000000"/>
          <w:sz w:val="24"/>
          <w:szCs w:val="24"/>
        </w:rPr>
        <w:t xml:space="preserve"> </w:t>
      </w:r>
      <w:r w:rsidRPr="00B02E54" w:rsidR="00BD5C78">
        <w:rPr>
          <w:rFonts w:ascii="Times New Roman" w:hAnsi="Times New Roman" w:cs="Times New Roman"/>
          <w:color w:val="000000"/>
          <w:sz w:val="24"/>
          <w:szCs w:val="24"/>
        </w:rPr>
        <w:t xml:space="preserve">to see </w:t>
      </w:r>
      <w:r w:rsidRPr="001B3D70" w:rsidR="00BD5C78">
        <w:rPr>
          <w:rFonts w:ascii="Times New Roman" w:hAnsi="Times New Roman" w:cs="Times New Roman"/>
          <w:b/>
          <w:bCs/>
          <w:color w:val="000000"/>
          <w:sz w:val="24"/>
          <w:szCs w:val="24"/>
        </w:rPr>
        <w:t>if</w:t>
      </w:r>
      <w:r w:rsidRPr="00B02E54" w:rsidR="00BD5C78">
        <w:rPr>
          <w:rFonts w:ascii="Times New Roman" w:hAnsi="Times New Roman" w:cs="Times New Roman"/>
          <w:color w:val="000000"/>
          <w:sz w:val="24"/>
          <w:szCs w:val="24"/>
        </w:rPr>
        <w:t xml:space="preserve"> </w:t>
      </w:r>
      <w:r w:rsidRPr="00B02E54" w:rsidR="0090341A">
        <w:rPr>
          <w:rFonts w:ascii="Times New Roman" w:hAnsi="Times New Roman" w:cs="Times New Roman"/>
          <w:color w:val="000000"/>
          <w:sz w:val="24"/>
          <w:szCs w:val="24"/>
        </w:rPr>
        <w:t xml:space="preserve">plan has submitted </w:t>
      </w:r>
      <w:r w:rsidRPr="00B02E54" w:rsidR="008B251A">
        <w:rPr>
          <w:rFonts w:ascii="Times New Roman" w:hAnsi="Times New Roman" w:cs="Times New Roman"/>
          <w:color w:val="000000"/>
          <w:sz w:val="24"/>
          <w:szCs w:val="24"/>
        </w:rPr>
        <w:t>a volume</w:t>
      </w:r>
      <w:r w:rsidRPr="00B02E54" w:rsidR="0090341A">
        <w:rPr>
          <w:rFonts w:ascii="Times New Roman" w:hAnsi="Times New Roman" w:cs="Times New Roman"/>
          <w:color w:val="000000"/>
          <w:sz w:val="24"/>
          <w:szCs w:val="24"/>
        </w:rPr>
        <w:t xml:space="preserve"> of data</w:t>
      </w:r>
      <w:r w:rsidRPr="00B02E54" w:rsidR="00EE41FE">
        <w:rPr>
          <w:rFonts w:ascii="Times New Roman" w:hAnsi="Times New Roman" w:cs="Times New Roman"/>
          <w:color w:val="000000"/>
          <w:sz w:val="24"/>
          <w:szCs w:val="24"/>
        </w:rPr>
        <w:t xml:space="preserve"> covering </w:t>
      </w:r>
      <w:r w:rsidRPr="00B02E54" w:rsidR="00B627A5">
        <w:rPr>
          <w:rFonts w:ascii="Times New Roman" w:hAnsi="Times New Roman" w:cs="Times New Roman"/>
          <w:color w:val="000000"/>
          <w:sz w:val="24"/>
          <w:szCs w:val="24"/>
        </w:rPr>
        <w:t>the past</w:t>
      </w:r>
      <w:r w:rsidRPr="00B02E54" w:rsidR="00EE41FE">
        <w:rPr>
          <w:rFonts w:ascii="Times New Roman" w:hAnsi="Times New Roman" w:cs="Times New Roman"/>
          <w:color w:val="000000"/>
          <w:sz w:val="24"/>
          <w:szCs w:val="24"/>
        </w:rPr>
        <w:t xml:space="preserve"> 3 months that looks consistent with past submission volume</w:t>
      </w:r>
      <w:r w:rsidR="00F050A5">
        <w:rPr>
          <w:rFonts w:ascii="Times New Roman" w:hAnsi="Times New Roman" w:cs="Times New Roman"/>
          <w:color w:val="000000"/>
          <w:sz w:val="24"/>
          <w:szCs w:val="24"/>
        </w:rPr>
        <w:t xml:space="preserve"> and </w:t>
      </w:r>
      <w:r w:rsidRPr="00B627A5" w:rsidR="00033ED4">
        <w:rPr>
          <w:rFonts w:ascii="Times New Roman" w:hAnsi="Times New Roman" w:cs="Times New Roman"/>
          <w:color w:val="000000"/>
          <w:sz w:val="24"/>
          <w:szCs w:val="24"/>
        </w:rPr>
        <w:t>to see</w:t>
      </w:r>
      <w:r w:rsidRPr="00B627A5" w:rsidR="00EF28D4">
        <w:rPr>
          <w:rFonts w:ascii="Times New Roman" w:hAnsi="Times New Roman" w:cs="Times New Roman"/>
          <w:color w:val="000000"/>
          <w:sz w:val="24"/>
          <w:szCs w:val="24"/>
        </w:rPr>
        <w:t xml:space="preserve"> </w:t>
      </w:r>
      <w:r w:rsidRPr="001B3D70" w:rsidR="00033ED4">
        <w:rPr>
          <w:rFonts w:ascii="Times New Roman" w:hAnsi="Times New Roman" w:cs="Times New Roman"/>
          <w:b/>
          <w:bCs/>
          <w:color w:val="000000"/>
          <w:sz w:val="24"/>
          <w:szCs w:val="24"/>
        </w:rPr>
        <w:t>if</w:t>
      </w:r>
      <w:r w:rsidRPr="00B627A5" w:rsidR="00033ED4">
        <w:rPr>
          <w:rFonts w:ascii="Times New Roman" w:hAnsi="Times New Roman" w:cs="Times New Roman"/>
          <w:color w:val="000000"/>
          <w:sz w:val="24"/>
          <w:szCs w:val="24"/>
        </w:rPr>
        <w:t xml:space="preserve"> significant amount of data </w:t>
      </w:r>
      <w:r w:rsidRPr="00B627A5" w:rsidR="00283D81">
        <w:rPr>
          <w:rFonts w:ascii="Times New Roman" w:hAnsi="Times New Roman" w:cs="Times New Roman"/>
          <w:color w:val="000000"/>
          <w:sz w:val="24"/>
          <w:szCs w:val="24"/>
        </w:rPr>
        <w:t xml:space="preserve">submitted in a month that looks like historical corrections </w:t>
      </w:r>
      <w:r w:rsidR="0005386C">
        <w:rPr>
          <w:rFonts w:ascii="Times New Roman" w:hAnsi="Times New Roman" w:cs="Times New Roman"/>
          <w:color w:val="000000"/>
          <w:sz w:val="24"/>
          <w:szCs w:val="24"/>
        </w:rPr>
        <w:t xml:space="preserve">or </w:t>
      </w:r>
      <w:r w:rsidRPr="00B627A5" w:rsidR="008B251A">
        <w:rPr>
          <w:rFonts w:ascii="Times New Roman" w:hAnsi="Times New Roman" w:cs="Times New Roman"/>
          <w:color w:val="000000"/>
          <w:sz w:val="24"/>
          <w:szCs w:val="24"/>
        </w:rPr>
        <w:t>submissions</w:t>
      </w:r>
      <w:r w:rsidR="00FB770C">
        <w:rPr>
          <w:rFonts w:ascii="Times New Roman" w:hAnsi="Times New Roman" w:cs="Times New Roman"/>
          <w:color w:val="000000"/>
          <w:sz w:val="24"/>
          <w:szCs w:val="24"/>
        </w:rPr>
        <w:t xml:space="preserve"> to get </w:t>
      </w:r>
      <w:r w:rsidRPr="00174AC3" w:rsidR="00174AC3">
        <w:rPr>
          <w:rFonts w:ascii="Times New Roman" w:hAnsi="Times New Roman" w:cs="Times New Roman"/>
          <w:color w:val="000000"/>
          <w:sz w:val="24"/>
          <w:szCs w:val="24"/>
        </w:rPr>
        <w:t>the accurate benchmark</w:t>
      </w:r>
      <w:r w:rsidR="00174AC3">
        <w:rPr>
          <w:rFonts w:ascii="Times New Roman" w:hAnsi="Times New Roman" w:cs="Times New Roman"/>
          <w:color w:val="000000"/>
          <w:sz w:val="24"/>
          <w:szCs w:val="24"/>
        </w:rPr>
        <w:t>.</w:t>
      </w:r>
    </w:p>
    <w:p w:rsidR="00973708" w:rsidP="002719D0" w:rsidRDefault="00973708" w14:paraId="52999E22" w14:textId="77777777">
      <w:pPr>
        <w:jc w:val="both"/>
        <w:rPr>
          <w:rFonts w:ascii="Times New Roman" w:hAnsi="Times New Roman" w:cs="Times New Roman"/>
          <w:color w:val="000000"/>
          <w:sz w:val="24"/>
          <w:szCs w:val="24"/>
        </w:rPr>
      </w:pPr>
    </w:p>
    <w:p w:rsidR="004D0A6E" w:rsidP="009E0C88" w:rsidRDefault="00F20C1F" w14:paraId="40F68FD4" w14:textId="1B276D52">
      <w:pPr>
        <w:pStyle w:val="Heading1"/>
        <w:numPr>
          <w:ilvl w:val="0"/>
          <w:numId w:val="6"/>
        </w:numPr>
        <w:ind w:left="360"/>
      </w:pPr>
      <w:bookmarkStart w:name="_Toc207284751" w:id="167"/>
      <w:r>
        <w:t>Objective</w:t>
      </w:r>
      <w:bookmarkEnd w:id="167"/>
    </w:p>
    <w:p w:rsidR="00F67AEC" w:rsidRDefault="00F67AEC" w14:paraId="40F68FD5" w14:textId="77777777">
      <w:pPr>
        <w:ind w:left="360"/>
        <w:jc w:val="both"/>
        <w:rPr>
          <w:b/>
        </w:rPr>
      </w:pPr>
    </w:p>
    <w:p w:rsidRPr="002A6630" w:rsidR="003B7ABF" w:rsidP="002A6630" w:rsidRDefault="000B1F9E" w14:paraId="04D4E21B" w14:textId="767D2C3E">
      <w:pPr>
        <w:jc w:val="both"/>
        <w:rPr>
          <w:rFonts w:ascii="Times New Roman" w:hAnsi="Times New Roman" w:cs="Times New Roman"/>
          <w:color w:val="000000"/>
          <w:sz w:val="24"/>
          <w:szCs w:val="24"/>
        </w:rPr>
      </w:pPr>
      <w:r w:rsidRPr="002A6630">
        <w:rPr>
          <w:rFonts w:ascii="Times New Roman" w:hAnsi="Times New Roman" w:cs="Times New Roman"/>
          <w:color w:val="000000"/>
          <w:sz w:val="24"/>
          <w:szCs w:val="24"/>
        </w:rPr>
        <w:t xml:space="preserve">The goal </w:t>
      </w:r>
      <w:r w:rsidRPr="002A6630" w:rsidR="00DC54F0">
        <w:rPr>
          <w:rFonts w:ascii="Times New Roman" w:hAnsi="Times New Roman" w:cs="Times New Roman"/>
          <w:color w:val="000000"/>
          <w:sz w:val="24"/>
          <w:szCs w:val="24"/>
        </w:rPr>
        <w:t xml:space="preserve">of this </w:t>
      </w:r>
      <w:r w:rsidRPr="002A6630" w:rsidR="00D80F91">
        <w:rPr>
          <w:rFonts w:ascii="Times New Roman" w:hAnsi="Times New Roman" w:cs="Times New Roman"/>
          <w:color w:val="000000"/>
          <w:sz w:val="24"/>
          <w:szCs w:val="24"/>
        </w:rPr>
        <w:t xml:space="preserve">BRD is to capture </w:t>
      </w:r>
      <w:r w:rsidRPr="002A6630" w:rsidR="009F1B0B">
        <w:rPr>
          <w:rFonts w:ascii="Times New Roman" w:hAnsi="Times New Roman" w:cs="Times New Roman"/>
          <w:color w:val="000000"/>
          <w:sz w:val="24"/>
          <w:szCs w:val="24"/>
        </w:rPr>
        <w:t xml:space="preserve">the business requirements </w:t>
      </w:r>
      <w:r w:rsidRPr="002A6630">
        <w:rPr>
          <w:rFonts w:ascii="Times New Roman" w:hAnsi="Times New Roman" w:cs="Times New Roman"/>
          <w:color w:val="000000"/>
          <w:sz w:val="24"/>
          <w:szCs w:val="24"/>
        </w:rPr>
        <w:t xml:space="preserve">to build an </w:t>
      </w:r>
      <w:r w:rsidRPr="002A6630" w:rsidR="000C57A2">
        <w:rPr>
          <w:rFonts w:ascii="Times New Roman" w:hAnsi="Times New Roman" w:cs="Times New Roman"/>
          <w:color w:val="000000"/>
          <w:sz w:val="24"/>
          <w:szCs w:val="24"/>
        </w:rPr>
        <w:t>interactive dashboard</w:t>
      </w:r>
      <w:r w:rsidRPr="002A6630">
        <w:rPr>
          <w:rFonts w:ascii="Times New Roman" w:hAnsi="Times New Roman" w:cs="Times New Roman"/>
          <w:color w:val="000000"/>
          <w:sz w:val="24"/>
          <w:szCs w:val="24"/>
        </w:rPr>
        <w:t xml:space="preserve"> </w:t>
      </w:r>
      <w:r w:rsidRPr="002A6630" w:rsidR="003A66A6">
        <w:rPr>
          <w:rFonts w:ascii="Times New Roman" w:hAnsi="Times New Roman" w:cs="Times New Roman"/>
          <w:color w:val="000000"/>
          <w:sz w:val="24"/>
          <w:szCs w:val="24"/>
        </w:rPr>
        <w:t>for</w:t>
      </w:r>
      <w:r w:rsidRPr="002A6630" w:rsidR="00A02034">
        <w:rPr>
          <w:rFonts w:ascii="Times New Roman" w:hAnsi="Times New Roman" w:cs="Times New Roman"/>
          <w:color w:val="000000"/>
          <w:sz w:val="24"/>
          <w:szCs w:val="24"/>
        </w:rPr>
        <w:t xml:space="preserve"> </w:t>
      </w:r>
      <w:r w:rsidRPr="002A6630" w:rsidR="00C0177A">
        <w:rPr>
          <w:rFonts w:ascii="Times New Roman" w:hAnsi="Times New Roman" w:cs="Times New Roman"/>
          <w:color w:val="000000"/>
          <w:sz w:val="24"/>
          <w:szCs w:val="24"/>
        </w:rPr>
        <w:t xml:space="preserve">and </w:t>
      </w:r>
      <w:r w:rsidRPr="002A6630" w:rsidR="009812F7">
        <w:rPr>
          <w:rFonts w:ascii="Times New Roman" w:hAnsi="Times New Roman" w:cs="Times New Roman"/>
          <w:color w:val="000000"/>
          <w:sz w:val="24"/>
          <w:szCs w:val="24"/>
        </w:rPr>
        <w:t>publish</w:t>
      </w:r>
      <w:r w:rsidRPr="002A6630" w:rsidR="00C0177A">
        <w:rPr>
          <w:rFonts w:ascii="Times New Roman" w:hAnsi="Times New Roman" w:cs="Times New Roman"/>
          <w:color w:val="000000"/>
          <w:sz w:val="24"/>
          <w:szCs w:val="24"/>
        </w:rPr>
        <w:t xml:space="preserve"> the </w:t>
      </w:r>
      <w:r w:rsidRPr="002A6630" w:rsidR="008A45D7">
        <w:rPr>
          <w:rFonts w:ascii="Times New Roman" w:hAnsi="Times New Roman" w:cs="Times New Roman"/>
          <w:color w:val="000000"/>
          <w:sz w:val="24"/>
          <w:szCs w:val="24"/>
        </w:rPr>
        <w:t>d</w:t>
      </w:r>
      <w:r w:rsidRPr="002A6630" w:rsidR="00A02034">
        <w:rPr>
          <w:rFonts w:ascii="Times New Roman" w:hAnsi="Times New Roman" w:cs="Times New Roman"/>
          <w:color w:val="000000"/>
          <w:sz w:val="24"/>
          <w:szCs w:val="24"/>
        </w:rPr>
        <w:t>ashboard</w:t>
      </w:r>
      <w:r w:rsidRPr="002A6630" w:rsidR="008A45D7">
        <w:rPr>
          <w:rFonts w:ascii="Times New Roman" w:hAnsi="Times New Roman" w:cs="Times New Roman"/>
          <w:color w:val="000000"/>
          <w:sz w:val="24"/>
          <w:szCs w:val="24"/>
        </w:rPr>
        <w:t xml:space="preserve"> in Tableau</w:t>
      </w:r>
      <w:r w:rsidRPr="002A6630" w:rsidR="00343334">
        <w:rPr>
          <w:rFonts w:ascii="Times New Roman" w:hAnsi="Times New Roman" w:cs="Times New Roman"/>
          <w:color w:val="000000"/>
          <w:sz w:val="24"/>
          <w:szCs w:val="24"/>
        </w:rPr>
        <w:t xml:space="preserve"> for internal </w:t>
      </w:r>
      <w:r w:rsidR="004D065D">
        <w:rPr>
          <w:rFonts w:ascii="Times New Roman" w:hAnsi="Times New Roman" w:cs="Times New Roman"/>
          <w:color w:val="000000"/>
          <w:sz w:val="24"/>
          <w:szCs w:val="24"/>
        </w:rPr>
        <w:t>users</w:t>
      </w:r>
      <w:r w:rsidR="00174AC3">
        <w:rPr>
          <w:rFonts w:ascii="Times New Roman" w:hAnsi="Times New Roman" w:cs="Times New Roman"/>
          <w:color w:val="000000"/>
          <w:sz w:val="24"/>
          <w:szCs w:val="24"/>
        </w:rPr>
        <w:t xml:space="preserve">. </w:t>
      </w:r>
      <w:r w:rsidR="000D7336">
        <w:rPr>
          <w:rFonts w:ascii="Times New Roman" w:hAnsi="Times New Roman" w:cs="Times New Roman"/>
          <w:color w:val="000000"/>
          <w:sz w:val="24"/>
          <w:szCs w:val="24"/>
        </w:rPr>
        <w:t xml:space="preserve">These </w:t>
      </w:r>
      <w:r w:rsidRPr="002A6630" w:rsidR="003B7ABF">
        <w:rPr>
          <w:rFonts w:ascii="Times New Roman" w:hAnsi="Times New Roman" w:cs="Times New Roman"/>
          <w:color w:val="000000"/>
          <w:sz w:val="24"/>
          <w:szCs w:val="24"/>
        </w:rPr>
        <w:t xml:space="preserve">Dashboard </w:t>
      </w:r>
      <w:r w:rsidR="000D7336">
        <w:rPr>
          <w:rFonts w:ascii="Times New Roman" w:hAnsi="Times New Roman" w:cs="Times New Roman"/>
          <w:color w:val="000000"/>
          <w:sz w:val="24"/>
          <w:szCs w:val="24"/>
        </w:rPr>
        <w:t>will</w:t>
      </w:r>
      <w:r w:rsidRPr="002A6630" w:rsidR="003B7ABF">
        <w:rPr>
          <w:rFonts w:ascii="Times New Roman" w:hAnsi="Times New Roman" w:cs="Times New Roman"/>
          <w:color w:val="000000"/>
          <w:sz w:val="24"/>
          <w:szCs w:val="24"/>
        </w:rPr>
        <w:t xml:space="preserve"> </w:t>
      </w:r>
      <w:r w:rsidRPr="002A6630" w:rsidR="008A4F14">
        <w:rPr>
          <w:rFonts w:ascii="Times New Roman" w:hAnsi="Times New Roman" w:cs="Times New Roman"/>
          <w:color w:val="000000"/>
          <w:sz w:val="24"/>
          <w:szCs w:val="24"/>
        </w:rPr>
        <w:t>allow</w:t>
      </w:r>
      <w:r w:rsidRPr="002A6630" w:rsidR="003B7ABF">
        <w:rPr>
          <w:rFonts w:ascii="Times New Roman" w:hAnsi="Times New Roman" w:cs="Times New Roman"/>
          <w:color w:val="000000"/>
          <w:sz w:val="24"/>
          <w:szCs w:val="24"/>
        </w:rPr>
        <w:t xml:space="preserve"> the </w:t>
      </w:r>
      <w:r w:rsidR="000D7336">
        <w:rPr>
          <w:rFonts w:ascii="Times New Roman" w:hAnsi="Times New Roman" w:cs="Times New Roman"/>
          <w:color w:val="000000"/>
          <w:sz w:val="24"/>
          <w:szCs w:val="24"/>
        </w:rPr>
        <w:t>users</w:t>
      </w:r>
      <w:r w:rsidRPr="002A6630" w:rsidR="003B7ABF">
        <w:rPr>
          <w:rFonts w:ascii="Times New Roman" w:hAnsi="Times New Roman" w:cs="Times New Roman"/>
          <w:color w:val="000000"/>
          <w:sz w:val="24"/>
          <w:szCs w:val="24"/>
        </w:rPr>
        <w:t xml:space="preserve"> to look at </w:t>
      </w:r>
      <w:r w:rsidR="00976AA8">
        <w:rPr>
          <w:rFonts w:ascii="Times New Roman" w:hAnsi="Times New Roman" w:cs="Times New Roman"/>
          <w:color w:val="000000"/>
          <w:sz w:val="24"/>
          <w:szCs w:val="24"/>
        </w:rPr>
        <w:t xml:space="preserve">the </w:t>
      </w:r>
      <w:r w:rsidRPr="002A6630" w:rsidR="003B7ABF">
        <w:rPr>
          <w:rFonts w:ascii="Times New Roman" w:hAnsi="Times New Roman" w:cs="Times New Roman"/>
          <w:color w:val="000000"/>
          <w:sz w:val="24"/>
          <w:szCs w:val="24"/>
        </w:rPr>
        <w:t>datapoints, trends over time into areas of interest for</w:t>
      </w:r>
      <w:r w:rsidR="002A6630">
        <w:rPr>
          <w:rFonts w:ascii="Times New Roman" w:hAnsi="Times New Roman" w:cs="Times New Roman"/>
          <w:color w:val="000000"/>
          <w:sz w:val="24"/>
          <w:szCs w:val="24"/>
        </w:rPr>
        <w:t xml:space="preserve"> </w:t>
      </w:r>
      <w:r w:rsidRPr="002A6630" w:rsidR="003B7ABF">
        <w:rPr>
          <w:rFonts w:ascii="Times New Roman" w:hAnsi="Times New Roman" w:cs="Times New Roman"/>
          <w:color w:val="000000"/>
          <w:sz w:val="24"/>
          <w:szCs w:val="24"/>
        </w:rPr>
        <w:t>more</w:t>
      </w:r>
      <w:r w:rsidR="00F01F28">
        <w:rPr>
          <w:rFonts w:ascii="Times New Roman" w:hAnsi="Times New Roman" w:cs="Times New Roman"/>
          <w:color w:val="000000"/>
          <w:sz w:val="24"/>
          <w:szCs w:val="24"/>
        </w:rPr>
        <w:t xml:space="preserve"> </w:t>
      </w:r>
      <w:r w:rsidRPr="002A6630" w:rsidR="003B7ABF">
        <w:rPr>
          <w:rFonts w:ascii="Times New Roman" w:hAnsi="Times New Roman" w:cs="Times New Roman"/>
          <w:color w:val="000000"/>
          <w:sz w:val="24"/>
          <w:szCs w:val="24"/>
        </w:rPr>
        <w:t>detailed analysis</w:t>
      </w:r>
      <w:r w:rsidR="00F01F28">
        <w:rPr>
          <w:rFonts w:ascii="Times New Roman" w:hAnsi="Times New Roman" w:cs="Times New Roman"/>
          <w:color w:val="000000"/>
          <w:sz w:val="24"/>
          <w:szCs w:val="24"/>
        </w:rPr>
        <w:t>.</w:t>
      </w:r>
    </w:p>
    <w:p w:rsidRPr="00F01F28" w:rsidR="000B2132" w:rsidP="00F01F28" w:rsidRDefault="000B2132" w14:paraId="0667F068" w14:textId="2E7B64D5">
      <w:pPr>
        <w:rPr>
          <w:rFonts w:ascii="Times New Roman" w:hAnsi="Times New Roman" w:cs="Times New Roman"/>
          <w:color w:val="000000"/>
          <w:sz w:val="24"/>
          <w:szCs w:val="24"/>
        </w:rPr>
      </w:pPr>
    </w:p>
    <w:p w:rsidR="00FF19C7" w:rsidP="00FF19C7" w:rsidRDefault="000C21C7" w14:paraId="0E02766D" w14:textId="099BD186">
      <w:pPr>
        <w:pStyle w:val="Heading1"/>
        <w:numPr>
          <w:ilvl w:val="0"/>
          <w:numId w:val="6"/>
        </w:numPr>
        <w:ind w:left="360"/>
      </w:pPr>
      <w:bookmarkStart w:name="_Toc207284752" w:id="168"/>
      <w:r>
        <w:t>Dashboard</w:t>
      </w:r>
      <w:r w:rsidR="00FF19C7">
        <w:t xml:space="preserve">s </w:t>
      </w:r>
      <w:r w:rsidR="009A4F3F">
        <w:t>Schedule</w:t>
      </w:r>
      <w:bookmarkEnd w:id="168"/>
    </w:p>
    <w:p w:rsidR="00977F0F" w:rsidP="00976AA8" w:rsidRDefault="00FF19C7" w14:paraId="44364A76" w14:textId="7E392304">
      <w:pPr>
        <w:jc w:val="both"/>
        <w:rPr>
          <w:ins w:author="Dadhi, Shruti (EHS)" w:date="2025-08-21T15:04:00Z" w16du:dateUtc="2025-08-21T19:04:00Z" w:id="169"/>
          <w:rFonts w:ascii="Times New Roman" w:hAnsi="Times New Roman" w:cs="Times New Roman"/>
          <w:color w:val="000000"/>
          <w:sz w:val="24"/>
          <w:szCs w:val="24"/>
        </w:rPr>
      </w:pPr>
      <w:r w:rsidRPr="003A66A6">
        <w:rPr>
          <w:rFonts w:ascii="Times New Roman" w:hAnsi="Times New Roman" w:cs="Times New Roman"/>
          <w:color w:val="000000"/>
          <w:sz w:val="24"/>
          <w:szCs w:val="24"/>
        </w:rPr>
        <w:t xml:space="preserve">Dashboards </w:t>
      </w:r>
      <w:r w:rsidRPr="003A66A6" w:rsidR="0061459C">
        <w:rPr>
          <w:rFonts w:ascii="Times New Roman" w:hAnsi="Times New Roman" w:cs="Times New Roman"/>
          <w:color w:val="000000"/>
          <w:sz w:val="24"/>
          <w:szCs w:val="24"/>
        </w:rPr>
        <w:t>will be published in Tab</w:t>
      </w:r>
      <w:r w:rsidRPr="003A66A6" w:rsidR="00E26FEF">
        <w:rPr>
          <w:rFonts w:ascii="Times New Roman" w:hAnsi="Times New Roman" w:cs="Times New Roman"/>
          <w:color w:val="000000"/>
          <w:sz w:val="24"/>
          <w:szCs w:val="24"/>
        </w:rPr>
        <w:t>leau</w:t>
      </w:r>
      <w:r w:rsidRPr="003A66A6" w:rsidR="00CA1D4E">
        <w:rPr>
          <w:rFonts w:ascii="Times New Roman" w:hAnsi="Times New Roman" w:cs="Times New Roman"/>
          <w:color w:val="000000"/>
          <w:sz w:val="24"/>
          <w:szCs w:val="24"/>
        </w:rPr>
        <w:t xml:space="preserve"> </w:t>
      </w:r>
      <w:r w:rsidR="00C323CA">
        <w:rPr>
          <w:rFonts w:ascii="Times New Roman" w:hAnsi="Times New Roman" w:cs="Times New Roman"/>
          <w:color w:val="000000"/>
          <w:sz w:val="24"/>
          <w:szCs w:val="24"/>
        </w:rPr>
        <w:t xml:space="preserve">and </w:t>
      </w:r>
      <w:r w:rsidRPr="003A66A6" w:rsidR="009A4F3F">
        <w:rPr>
          <w:rFonts w:ascii="Times New Roman" w:hAnsi="Times New Roman" w:cs="Times New Roman"/>
          <w:color w:val="000000"/>
          <w:sz w:val="24"/>
          <w:szCs w:val="24"/>
        </w:rPr>
        <w:t xml:space="preserve">run every morning using </w:t>
      </w:r>
      <w:r w:rsidRPr="003A66A6" w:rsidR="00805C47">
        <w:rPr>
          <w:rFonts w:ascii="Times New Roman" w:hAnsi="Times New Roman" w:cs="Times New Roman"/>
          <w:color w:val="000000"/>
          <w:sz w:val="24"/>
          <w:szCs w:val="24"/>
        </w:rPr>
        <w:t>Tableau</w:t>
      </w:r>
      <w:r w:rsidRPr="003A66A6" w:rsidR="009A4F3F">
        <w:rPr>
          <w:rFonts w:ascii="Times New Roman" w:hAnsi="Times New Roman" w:cs="Times New Roman"/>
          <w:color w:val="000000"/>
          <w:sz w:val="24"/>
          <w:szCs w:val="24"/>
        </w:rPr>
        <w:t xml:space="preserve"> </w:t>
      </w:r>
      <w:r w:rsidRPr="003A66A6" w:rsidR="00805C47">
        <w:rPr>
          <w:rFonts w:ascii="Times New Roman" w:hAnsi="Times New Roman" w:cs="Times New Roman"/>
          <w:color w:val="000000"/>
          <w:sz w:val="24"/>
          <w:szCs w:val="24"/>
        </w:rPr>
        <w:t>scheduler</w:t>
      </w:r>
      <w:r w:rsidRPr="003A66A6" w:rsidR="00977F0F">
        <w:rPr>
          <w:rFonts w:ascii="Times New Roman" w:hAnsi="Times New Roman" w:cs="Times New Roman"/>
          <w:color w:val="000000"/>
          <w:sz w:val="24"/>
          <w:szCs w:val="24"/>
        </w:rPr>
        <w:t xml:space="preserve">. </w:t>
      </w:r>
    </w:p>
    <w:p w:rsidRPr="00847B23" w:rsidR="00506826" w:rsidP="00976AA8" w:rsidRDefault="00E7498E" w14:paraId="08A5BB3E" w14:textId="52886FA0">
      <w:pPr>
        <w:jc w:val="both"/>
        <w:rPr>
          <w:rFonts w:ascii="Times New Roman" w:hAnsi="Times New Roman" w:cs="Times New Roman"/>
          <w:i/>
          <w:iCs/>
          <w:color w:val="000000"/>
          <w:sz w:val="24"/>
          <w:szCs w:val="24"/>
          <w:rPrChange w:author="Dadhi, Shruti (EHS)" w:date="2025-08-21T15:05:00Z" w16du:dateUtc="2025-08-21T19:05:00Z" w:id="170">
            <w:rPr>
              <w:rFonts w:ascii="Times New Roman" w:hAnsi="Times New Roman" w:cs="Times New Roman"/>
              <w:color w:val="000000"/>
              <w:sz w:val="24"/>
              <w:szCs w:val="24"/>
            </w:rPr>
          </w:rPrChange>
        </w:rPr>
      </w:pPr>
      <w:ins w:author="Dadhi, Shruti (EHS)" w:date="2025-08-21T15:04:00Z" w16du:dateUtc="2025-08-21T19:04:00Z" w:id="171">
        <w:r w:rsidRPr="005C0709">
          <w:rPr>
            <w:rFonts w:ascii="Times New Roman" w:hAnsi="Times New Roman" w:cs="Times New Roman"/>
            <w:i/>
            <w:iCs/>
            <w:color w:val="234170" w:themeColor="text2" w:themeShade="BF"/>
            <w:sz w:val="24"/>
            <w:szCs w:val="24"/>
            <w:rPrChange w:author="Dadhi, Shruti (EHS)" w:date="2025-08-27T09:40:00Z" w16du:dateUtc="2025-08-27T13:40:00Z" w:id="172">
              <w:rPr>
                <w:rFonts w:ascii="Times New Roman" w:hAnsi="Times New Roman" w:cs="Times New Roman"/>
                <w:color w:val="000000"/>
                <w:sz w:val="24"/>
                <w:szCs w:val="24"/>
              </w:rPr>
            </w:rPrChange>
          </w:rPr>
          <w:t>Note: Per BI team the dashb</w:t>
        </w:r>
      </w:ins>
      <w:ins w:author="Dadhi, Shruti (EHS)" w:date="2025-08-21T15:05:00Z" w16du:dateUtc="2025-08-21T19:05:00Z" w:id="173">
        <w:r w:rsidRPr="005C0709" w:rsidR="00847B23">
          <w:rPr>
            <w:rFonts w:ascii="Times New Roman" w:hAnsi="Times New Roman" w:cs="Times New Roman"/>
            <w:i/>
            <w:iCs/>
            <w:color w:val="234170" w:themeColor="text2" w:themeShade="BF"/>
            <w:sz w:val="24"/>
            <w:szCs w:val="24"/>
            <w:rPrChange w:author="Dadhi, Shruti (EHS)" w:date="2025-08-27T09:40:00Z" w16du:dateUtc="2025-08-27T13:40:00Z" w:id="174">
              <w:rPr>
                <w:rFonts w:ascii="Times New Roman" w:hAnsi="Times New Roman" w:cs="Times New Roman"/>
                <w:color w:val="000000"/>
                <w:sz w:val="24"/>
                <w:szCs w:val="24"/>
              </w:rPr>
            </w:rPrChange>
          </w:rPr>
          <w:t>oards are scheduled to run weekly for now</w:t>
        </w:r>
      </w:ins>
      <w:ins w:author="Dadhi, Shruti (EHS)" w:date="2025-08-27T09:39:00Z" w16du:dateUtc="2025-08-27T13:39:00Z" w:id="175">
        <w:r w:rsidRPr="005C0709" w:rsidR="005C0709">
          <w:rPr>
            <w:rFonts w:ascii="Times New Roman" w:hAnsi="Times New Roman" w:cs="Times New Roman"/>
            <w:i/>
            <w:iCs/>
            <w:color w:val="234170" w:themeColor="text2" w:themeShade="BF"/>
            <w:sz w:val="24"/>
            <w:szCs w:val="24"/>
            <w:rPrChange w:author="Dadhi, Shruti (EHS)" w:date="2025-08-27T09:40:00Z" w16du:dateUtc="2025-08-27T13:40:00Z" w:id="176">
              <w:rPr>
                <w:rFonts w:ascii="Times New Roman" w:hAnsi="Times New Roman" w:cs="Times New Roman"/>
                <w:i/>
                <w:iCs/>
                <w:color w:val="000000"/>
                <w:sz w:val="24"/>
                <w:szCs w:val="24"/>
              </w:rPr>
            </w:rPrChange>
          </w:rPr>
          <w:t xml:space="preserve"> and refreshing on Mond</w:t>
        </w:r>
      </w:ins>
      <w:ins w:author="Dadhi, Shruti (EHS)" w:date="2025-08-27T09:40:00Z" w16du:dateUtc="2025-08-27T13:40:00Z" w:id="177">
        <w:r w:rsidRPr="005C0709" w:rsidR="005C0709">
          <w:rPr>
            <w:rFonts w:ascii="Times New Roman" w:hAnsi="Times New Roman" w:cs="Times New Roman"/>
            <w:i/>
            <w:iCs/>
            <w:color w:val="234170" w:themeColor="text2" w:themeShade="BF"/>
            <w:sz w:val="24"/>
            <w:szCs w:val="24"/>
            <w:rPrChange w:author="Dadhi, Shruti (EHS)" w:date="2025-08-27T09:40:00Z" w16du:dateUtc="2025-08-27T13:40:00Z" w:id="178">
              <w:rPr>
                <w:rFonts w:ascii="Times New Roman" w:hAnsi="Times New Roman" w:cs="Times New Roman"/>
                <w:i/>
                <w:iCs/>
                <w:color w:val="000000"/>
                <w:sz w:val="24"/>
                <w:szCs w:val="24"/>
              </w:rPr>
            </w:rPrChange>
          </w:rPr>
          <w:t>ay.</w:t>
        </w:r>
      </w:ins>
    </w:p>
    <w:p w:rsidR="00055C46" w:rsidP="00977F0F" w:rsidRDefault="00055C46" w14:paraId="5BD5FF7B" w14:textId="77777777">
      <w:pPr>
        <w:rPr>
          <w:rFonts w:ascii="Times New Roman" w:hAnsi="Times New Roman" w:cs="Times New Roman"/>
          <w:color w:val="000000"/>
          <w:sz w:val="24"/>
          <w:szCs w:val="24"/>
        </w:rPr>
      </w:pPr>
    </w:p>
    <w:p w:rsidR="00F01F28" w:rsidP="00F01F28" w:rsidRDefault="00F01F28" w14:paraId="6D7CACD2" w14:textId="7BA1BB7C">
      <w:pPr>
        <w:pStyle w:val="Heading1"/>
        <w:numPr>
          <w:ilvl w:val="0"/>
          <w:numId w:val="6"/>
        </w:numPr>
        <w:ind w:left="360"/>
      </w:pPr>
      <w:bookmarkStart w:name="_Toc207284753" w:id="179"/>
      <w:r>
        <w:t>Data source</w:t>
      </w:r>
      <w:bookmarkEnd w:id="179"/>
      <w:r>
        <w:t xml:space="preserve"> </w:t>
      </w:r>
    </w:p>
    <w:p w:rsidRPr="003A66A6" w:rsidR="00F01F28" w:rsidP="00976AA8" w:rsidRDefault="00F01F28" w14:paraId="62FEF816" w14:textId="77777777">
      <w:pPr>
        <w:jc w:val="both"/>
        <w:rPr>
          <w:rFonts w:ascii="Times New Roman" w:hAnsi="Times New Roman" w:cs="Times New Roman"/>
          <w:color w:val="000000"/>
          <w:sz w:val="24"/>
          <w:szCs w:val="24"/>
        </w:rPr>
      </w:pPr>
      <w:r w:rsidRPr="003A66A6">
        <w:rPr>
          <w:rFonts w:ascii="Times New Roman" w:hAnsi="Times New Roman" w:cs="Times New Roman"/>
          <w:color w:val="000000"/>
          <w:sz w:val="24"/>
          <w:szCs w:val="24"/>
        </w:rPr>
        <w:t>The data source will use the below views for the dashboard</w:t>
      </w:r>
    </w:p>
    <w:p w:rsidRPr="003A66A6" w:rsidR="00F01F28" w:rsidP="00F01F28" w:rsidRDefault="00F01F28" w14:paraId="6A80514F" w14:textId="77777777">
      <w:pPr>
        <w:pStyle w:val="ListParagraph"/>
        <w:numPr>
          <w:ilvl w:val="0"/>
          <w:numId w:val="13"/>
        </w:numPr>
        <w:rPr>
          <w:rFonts w:ascii="Times New Roman" w:hAnsi="Times New Roman" w:cs="Times New Roman"/>
          <w:color w:val="000000"/>
          <w:sz w:val="24"/>
          <w:szCs w:val="24"/>
        </w:rPr>
      </w:pPr>
      <w:r w:rsidRPr="003A66A6">
        <w:rPr>
          <w:rFonts w:ascii="Times New Roman" w:hAnsi="Times New Roman" w:cs="Times New Roman"/>
          <w:color w:val="000000"/>
          <w:sz w:val="24"/>
          <w:szCs w:val="24"/>
        </w:rPr>
        <w:t>NW_ENCOUNTER_HIST</w:t>
      </w:r>
    </w:p>
    <w:p w:rsidRPr="003A66A6" w:rsidR="00F01F28" w:rsidP="00F01F28" w:rsidRDefault="00F01F28" w14:paraId="57BC446D" w14:textId="0AF5F87D">
      <w:pPr>
        <w:pStyle w:val="ListParagraph"/>
        <w:numPr>
          <w:ilvl w:val="0"/>
          <w:numId w:val="13"/>
        </w:numPr>
        <w:rPr>
          <w:rFonts w:ascii="Times New Roman" w:hAnsi="Times New Roman" w:cs="Times New Roman"/>
          <w:color w:val="000000"/>
          <w:sz w:val="24"/>
          <w:szCs w:val="24"/>
        </w:rPr>
      </w:pPr>
      <w:r w:rsidRPr="003A66A6">
        <w:rPr>
          <w:rFonts w:ascii="Times New Roman" w:hAnsi="Times New Roman" w:cs="Times New Roman"/>
          <w:color w:val="000000"/>
          <w:sz w:val="24"/>
          <w:szCs w:val="24"/>
        </w:rPr>
        <w:t>ODS_ENCOUNTER</w:t>
      </w:r>
      <w:del w:author="Dadhi, Shruti (EHS)" w:date="2025-08-28T14:46:00Z" w16du:dateUtc="2025-08-28T18:46:00Z" w:id="180">
        <w:r w:rsidDel="0090365B" w:rsidR="002C2FBC">
          <w:rPr>
            <w:rFonts w:ascii="Times New Roman" w:hAnsi="Times New Roman" w:cs="Times New Roman"/>
            <w:color w:val="000000"/>
            <w:sz w:val="24"/>
            <w:szCs w:val="24"/>
          </w:rPr>
          <w:delText xml:space="preserve">---not needed in here </w:delText>
        </w:r>
      </w:del>
    </w:p>
    <w:p w:rsidRPr="003A66A6" w:rsidR="00F01F28" w:rsidP="00F01F28" w:rsidRDefault="00F01F28" w14:paraId="6C99E5AF" w14:textId="77777777">
      <w:pPr>
        <w:pStyle w:val="ListParagraph"/>
        <w:numPr>
          <w:ilvl w:val="0"/>
          <w:numId w:val="13"/>
        </w:numPr>
        <w:rPr>
          <w:rFonts w:ascii="Times New Roman" w:hAnsi="Times New Roman" w:cs="Times New Roman"/>
          <w:color w:val="000000"/>
          <w:sz w:val="24"/>
          <w:szCs w:val="24"/>
        </w:rPr>
      </w:pPr>
      <w:r w:rsidRPr="003A66A6">
        <w:rPr>
          <w:rFonts w:ascii="Times New Roman" w:hAnsi="Times New Roman" w:cs="Times New Roman"/>
          <w:color w:val="000000"/>
          <w:sz w:val="24"/>
          <w:szCs w:val="24"/>
        </w:rPr>
        <w:t>NW_ENC_STATISTICS</w:t>
      </w:r>
    </w:p>
    <w:p w:rsidR="00F01F28" w:rsidP="00F01F28" w:rsidRDefault="00F01F28" w14:paraId="670D4D7A" w14:textId="77777777">
      <w:pPr>
        <w:ind w:left="360"/>
        <w:jc w:val="both"/>
      </w:pPr>
    </w:p>
    <w:p w:rsidR="00055C46" w:rsidP="00977F0F" w:rsidRDefault="00055C46" w14:paraId="7659041D" w14:textId="77777777"/>
    <w:p w:rsidR="00B21ACD" w:rsidRDefault="00147EB4" w14:paraId="5EFCC195" w14:textId="39D69351">
      <w:pPr>
        <w:pStyle w:val="Heading1"/>
        <w:ind w:left="360"/>
        <w:pPrChange w:author="Dadhi, Shruti (EHS)" w:date="2025-08-28T17:14:00Z" w16du:dateUtc="2025-08-28T21:14:00Z" w:id="181">
          <w:pPr>
            <w:pStyle w:val="Heading1"/>
            <w:numPr>
              <w:numId w:val="6"/>
            </w:numPr>
            <w:ind w:left="360" w:hanging="360"/>
          </w:pPr>
        </w:pPrChange>
      </w:pPr>
      <w:bookmarkStart w:name="_Toc207284754" w:id="182"/>
      <w:r>
        <w:t>Parameter</w:t>
      </w:r>
      <w:bookmarkEnd w:id="182"/>
      <w:del w:author="Dadhi, Shruti (EHS)" w:date="2025-08-21T15:05:00Z" w16du:dateUtc="2025-08-21T19:05:00Z" w:id="183">
        <w:r w:rsidDel="00977BFE" w:rsidR="00F335B2">
          <w:delText>--TBD</w:delText>
        </w:r>
      </w:del>
    </w:p>
    <w:p w:rsidRPr="00AF2584" w:rsidR="00147EB4" w:rsidP="00AF2584" w:rsidRDefault="00147EB4" w14:paraId="504CE77F" w14:textId="3B952CC7">
      <w:pPr>
        <w:pStyle w:val="ListParagraph"/>
        <w:numPr>
          <w:ilvl w:val="0"/>
          <w:numId w:val="13"/>
        </w:numPr>
        <w:rPr>
          <w:rFonts w:ascii="Times New Roman" w:hAnsi="Times New Roman" w:cs="Times New Roman"/>
          <w:color w:val="000000"/>
          <w:sz w:val="24"/>
          <w:szCs w:val="24"/>
        </w:rPr>
      </w:pPr>
      <w:r w:rsidRPr="00AF2584">
        <w:rPr>
          <w:rFonts w:ascii="Times New Roman" w:hAnsi="Times New Roman" w:cs="Times New Roman"/>
          <w:color w:val="000000"/>
          <w:sz w:val="24"/>
          <w:szCs w:val="24"/>
        </w:rPr>
        <w:t>Claim Counts</w:t>
      </w:r>
    </w:p>
    <w:p w:rsidRPr="00AF2584" w:rsidR="00147EB4" w:rsidP="00AF2584" w:rsidRDefault="00147EB4" w14:paraId="0AADA96F" w14:textId="7211F0D4">
      <w:pPr>
        <w:pStyle w:val="ListParagraph"/>
        <w:numPr>
          <w:ilvl w:val="0"/>
          <w:numId w:val="13"/>
        </w:numPr>
        <w:rPr>
          <w:rFonts w:ascii="Times New Roman" w:hAnsi="Times New Roman" w:cs="Times New Roman"/>
          <w:color w:val="000000"/>
          <w:sz w:val="24"/>
          <w:szCs w:val="24"/>
        </w:rPr>
      </w:pPr>
      <w:r w:rsidRPr="00AF2584">
        <w:rPr>
          <w:rFonts w:ascii="Times New Roman" w:hAnsi="Times New Roman" w:cs="Times New Roman"/>
          <w:color w:val="000000"/>
          <w:sz w:val="24"/>
          <w:szCs w:val="24"/>
        </w:rPr>
        <w:t xml:space="preserve">Averages </w:t>
      </w:r>
    </w:p>
    <w:p w:rsidRPr="00AF2584" w:rsidR="00147EB4" w:rsidDel="00977BFE" w:rsidP="00AF2584" w:rsidRDefault="00977BFE" w14:paraId="7CC563B5" w14:textId="3856BA2D">
      <w:pPr>
        <w:pStyle w:val="ListParagraph"/>
        <w:numPr>
          <w:ilvl w:val="0"/>
          <w:numId w:val="13"/>
        </w:numPr>
        <w:rPr>
          <w:del w:author="Dadhi, Shruti (EHS)" w:date="2025-08-21T15:06:00Z" w16du:dateUtc="2025-08-21T19:06:00Z" w:id="184"/>
          <w:rFonts w:ascii="Times New Roman" w:hAnsi="Times New Roman" w:cs="Times New Roman"/>
          <w:color w:val="000000"/>
          <w:sz w:val="24"/>
          <w:szCs w:val="24"/>
        </w:rPr>
      </w:pPr>
      <w:ins w:author="Dadhi, Shruti (EHS)" w:date="2025-08-21T15:06:00Z" w16du:dateUtc="2025-08-21T19:06:00Z" w:id="185">
        <w:r>
          <w:rPr>
            <w:rFonts w:ascii="Times New Roman" w:hAnsi="Times New Roman" w:cs="Times New Roman"/>
            <w:color w:val="000000"/>
            <w:sz w:val="24"/>
            <w:szCs w:val="24"/>
          </w:rPr>
          <w:t>Ti</w:t>
        </w:r>
      </w:ins>
      <w:del w:author="Dadhi, Shruti (EHS)" w:date="2025-08-21T15:06:00Z" w16du:dateUtc="2025-08-21T19:06:00Z" w:id="186">
        <w:r w:rsidRPr="00AF2584" w:rsidDel="00977BFE" w:rsidR="00147EB4">
          <w:rPr>
            <w:rFonts w:ascii="Times New Roman" w:hAnsi="Times New Roman" w:cs="Times New Roman"/>
            <w:color w:val="000000"/>
            <w:sz w:val="24"/>
            <w:szCs w:val="24"/>
          </w:rPr>
          <w:delText xml:space="preserve">Median </w:delText>
        </w:r>
      </w:del>
    </w:p>
    <w:p w:rsidR="00AF2584" w:rsidP="00AF2584" w:rsidRDefault="00AF2584" w14:paraId="4B1B3DB2" w14:textId="0B7FE170">
      <w:pPr>
        <w:pStyle w:val="ListParagraph"/>
        <w:numPr>
          <w:ilvl w:val="0"/>
          <w:numId w:val="13"/>
        </w:numPr>
        <w:rPr>
          <w:rFonts w:ascii="Times New Roman" w:hAnsi="Times New Roman" w:cs="Times New Roman"/>
          <w:color w:val="000000"/>
          <w:sz w:val="24"/>
          <w:szCs w:val="24"/>
        </w:rPr>
      </w:pPr>
      <w:del w:author="Dadhi, Shruti (EHS)" w:date="2025-08-21T15:06:00Z" w16du:dateUtc="2025-08-21T19:06:00Z" w:id="187">
        <w:r w:rsidRPr="00AF2584" w:rsidDel="00977BFE">
          <w:rPr>
            <w:rFonts w:ascii="Times New Roman" w:hAnsi="Times New Roman" w:cs="Times New Roman"/>
            <w:color w:val="000000"/>
            <w:sz w:val="24"/>
            <w:szCs w:val="24"/>
          </w:rPr>
          <w:delText>What ti</w:delText>
        </w:r>
      </w:del>
      <w:r w:rsidRPr="00AF2584">
        <w:rPr>
          <w:rFonts w:ascii="Times New Roman" w:hAnsi="Times New Roman" w:cs="Times New Roman"/>
          <w:color w:val="000000"/>
          <w:sz w:val="24"/>
          <w:szCs w:val="24"/>
        </w:rPr>
        <w:t>meframe</w:t>
      </w:r>
      <w:ins w:author="Dadhi, Shruti (EHS)" w:date="2025-08-21T15:06:00Z" w16du:dateUtc="2025-08-21T19:06:00Z" w:id="188">
        <w:r w:rsidR="00977BFE">
          <w:rPr>
            <w:rFonts w:ascii="Times New Roman" w:hAnsi="Times New Roman" w:cs="Times New Roman"/>
            <w:color w:val="000000"/>
            <w:sz w:val="24"/>
            <w:szCs w:val="24"/>
          </w:rPr>
          <w:t>:</w:t>
        </w:r>
      </w:ins>
      <w:r w:rsidRPr="00AF2584">
        <w:rPr>
          <w:rFonts w:ascii="Times New Roman" w:hAnsi="Times New Roman" w:cs="Times New Roman"/>
          <w:color w:val="000000"/>
          <w:sz w:val="24"/>
          <w:szCs w:val="24"/>
        </w:rPr>
        <w:t xml:space="preserve"> we are looking at</w:t>
      </w:r>
      <w:ins w:author="Dadhi, Shruti (EHS)" w:date="2025-08-21T15:06:00Z" w16du:dateUtc="2025-08-21T19:06:00Z" w:id="189">
        <w:r w:rsidR="00977BFE">
          <w:rPr>
            <w:rFonts w:ascii="Times New Roman" w:hAnsi="Times New Roman" w:cs="Times New Roman"/>
            <w:color w:val="000000"/>
            <w:sz w:val="24"/>
            <w:szCs w:val="24"/>
          </w:rPr>
          <w:t xml:space="preserve"> 2-3 </w:t>
        </w:r>
      </w:ins>
      <w:ins w:author="Dadhi, Shruti (EHS)" w:date="2025-08-21T15:07:00Z" w16du:dateUtc="2025-08-21T19:07:00Z" w:id="190">
        <w:r w:rsidR="006A49D1">
          <w:rPr>
            <w:rFonts w:ascii="Times New Roman" w:hAnsi="Times New Roman" w:cs="Times New Roman"/>
            <w:color w:val="000000"/>
            <w:sz w:val="24"/>
            <w:szCs w:val="24"/>
          </w:rPr>
          <w:t>years</w:t>
        </w:r>
      </w:ins>
      <w:ins w:author="Dadhi, Shruti (EHS)" w:date="2025-08-21T15:06:00Z" w16du:dateUtc="2025-08-21T19:06:00Z" w:id="191">
        <w:r w:rsidR="00977BFE">
          <w:rPr>
            <w:rFonts w:ascii="Times New Roman" w:hAnsi="Times New Roman" w:cs="Times New Roman"/>
            <w:color w:val="000000"/>
            <w:sz w:val="24"/>
            <w:szCs w:val="24"/>
          </w:rPr>
          <w:t xml:space="preserve"> </w:t>
        </w:r>
        <w:r w:rsidR="008A1D51">
          <w:rPr>
            <w:rFonts w:ascii="Times New Roman" w:hAnsi="Times New Roman" w:cs="Times New Roman"/>
            <w:color w:val="000000"/>
            <w:sz w:val="24"/>
            <w:szCs w:val="24"/>
          </w:rPr>
          <w:t>back (</w:t>
        </w:r>
        <w:r w:rsidR="00977BFE">
          <w:rPr>
            <w:rFonts w:ascii="Times New Roman" w:hAnsi="Times New Roman" w:cs="Times New Roman"/>
            <w:color w:val="000000"/>
            <w:sz w:val="24"/>
            <w:szCs w:val="24"/>
          </w:rPr>
          <w:t>202</w:t>
        </w:r>
        <w:r w:rsidR="008A1D51">
          <w:rPr>
            <w:rFonts w:ascii="Times New Roman" w:hAnsi="Times New Roman" w:cs="Times New Roman"/>
            <w:color w:val="000000"/>
            <w:sz w:val="24"/>
            <w:szCs w:val="24"/>
          </w:rPr>
          <w:t>2)</w:t>
        </w:r>
      </w:ins>
    </w:p>
    <w:p w:rsidR="006405F2" w:rsidP="00AF2584" w:rsidRDefault="0014559D" w14:paraId="2816E08D" w14:textId="01C35235">
      <w:pPr>
        <w:pStyle w:val="ListParagraph"/>
        <w:numPr>
          <w:ilvl w:val="0"/>
          <w:numId w:val="13"/>
        </w:numPr>
        <w:rPr>
          <w:rFonts w:ascii="Times New Roman" w:hAnsi="Times New Roman" w:cs="Times New Roman"/>
          <w:color w:val="000000"/>
          <w:sz w:val="24"/>
          <w:szCs w:val="24"/>
        </w:rPr>
      </w:pPr>
      <w:r>
        <w:rPr>
          <w:rFonts w:ascii="Times New Roman" w:hAnsi="Times New Roman" w:cs="Times New Roman"/>
          <w:color w:val="000000"/>
          <w:sz w:val="24"/>
          <w:szCs w:val="24"/>
        </w:rPr>
        <w:t>Look up for ACO names</w:t>
      </w:r>
    </w:p>
    <w:p w:rsidR="0014559D" w:rsidDel="008A1D51" w:rsidP="00AF2584" w:rsidRDefault="004D11B9" w14:paraId="45BAAF8C" w14:textId="6E691493">
      <w:pPr>
        <w:pStyle w:val="ListParagraph"/>
        <w:numPr>
          <w:ilvl w:val="0"/>
          <w:numId w:val="13"/>
        </w:numPr>
        <w:rPr>
          <w:del w:author="Dadhi, Shruti (EHS)" w:date="2025-08-21T15:07:00Z" w16du:dateUtc="2025-08-21T19:07:00Z" w:id="192"/>
          <w:rFonts w:ascii="Times New Roman" w:hAnsi="Times New Roman" w:cs="Times New Roman"/>
          <w:color w:val="000000"/>
          <w:sz w:val="24"/>
          <w:szCs w:val="24"/>
        </w:rPr>
      </w:pPr>
      <w:del w:author="Dadhi, Shruti (EHS)" w:date="2025-08-21T15:07:00Z" w16du:dateUtc="2025-08-21T19:07:00Z" w:id="193">
        <w:r w:rsidDel="008A1D51">
          <w:rPr>
            <w:rFonts w:ascii="Times New Roman" w:hAnsi="Times New Roman" w:cs="Times New Roman"/>
            <w:color w:val="000000"/>
            <w:sz w:val="24"/>
            <w:szCs w:val="24"/>
          </w:rPr>
          <w:delText xml:space="preserve">How many years </w:delText>
        </w:r>
        <w:r w:rsidDel="008A1D51" w:rsidR="00BB31C5">
          <w:rPr>
            <w:rFonts w:ascii="Times New Roman" w:hAnsi="Times New Roman" w:cs="Times New Roman"/>
            <w:color w:val="000000"/>
            <w:sz w:val="24"/>
            <w:szCs w:val="24"/>
          </w:rPr>
          <w:delText>of data</w:delText>
        </w:r>
      </w:del>
    </w:p>
    <w:p w:rsidR="007311BB" w:rsidP="00AF2584" w:rsidRDefault="008A1D51" w14:paraId="4E594E32" w14:textId="0C46C27C">
      <w:pPr>
        <w:pStyle w:val="ListParagraph"/>
        <w:numPr>
          <w:ilvl w:val="0"/>
          <w:numId w:val="13"/>
        </w:numPr>
        <w:rPr>
          <w:rFonts w:ascii="Times New Roman" w:hAnsi="Times New Roman" w:cs="Times New Roman"/>
          <w:color w:val="000000"/>
          <w:sz w:val="24"/>
          <w:szCs w:val="24"/>
        </w:rPr>
      </w:pPr>
      <w:ins w:author="Dadhi, Shruti (EHS)" w:date="2025-08-21T15:07:00Z" w16du:dateUtc="2025-08-21T19:07:00Z" w:id="194">
        <w:r>
          <w:rPr>
            <w:rFonts w:ascii="Times New Roman" w:hAnsi="Times New Roman" w:cs="Times New Roman"/>
            <w:color w:val="000000"/>
            <w:sz w:val="24"/>
            <w:szCs w:val="24"/>
          </w:rPr>
          <w:t xml:space="preserve">Lookup </w:t>
        </w:r>
        <w:r w:rsidR="006A49D1">
          <w:rPr>
            <w:rFonts w:ascii="Times New Roman" w:hAnsi="Times New Roman" w:cs="Times New Roman"/>
            <w:color w:val="000000"/>
            <w:sz w:val="24"/>
            <w:szCs w:val="24"/>
          </w:rPr>
          <w:t>table provided by MHA to f</w:t>
        </w:r>
      </w:ins>
      <w:del w:author="Dadhi, Shruti (EHS)" w:date="2025-08-21T15:07:00Z" w16du:dateUtc="2025-08-21T19:07:00Z" w:id="195">
        <w:r w:rsidDel="008A1D51" w:rsidR="007311BB">
          <w:rPr>
            <w:rFonts w:ascii="Times New Roman" w:hAnsi="Times New Roman" w:cs="Times New Roman"/>
            <w:color w:val="000000"/>
            <w:sz w:val="24"/>
            <w:szCs w:val="24"/>
          </w:rPr>
          <w:delText>We may want to f</w:delText>
        </w:r>
      </w:del>
      <w:r w:rsidR="007311BB">
        <w:rPr>
          <w:rFonts w:ascii="Times New Roman" w:hAnsi="Times New Roman" w:cs="Times New Roman"/>
          <w:color w:val="000000"/>
          <w:sz w:val="24"/>
          <w:szCs w:val="24"/>
        </w:rPr>
        <w:t>ilter by ACO/</w:t>
      </w:r>
      <w:ins w:author="Dadhi, Shruti (EHS)" w:date="2025-08-21T15:07:00Z" w16du:dateUtc="2025-08-21T19:07:00Z" w:id="196">
        <w:r w:rsidR="006A49D1">
          <w:rPr>
            <w:rFonts w:ascii="Times New Roman" w:hAnsi="Times New Roman" w:cs="Times New Roman"/>
            <w:color w:val="000000"/>
            <w:sz w:val="24"/>
            <w:szCs w:val="24"/>
          </w:rPr>
          <w:t>MCO/</w:t>
        </w:r>
      </w:ins>
      <w:r w:rsidR="007311BB">
        <w:rPr>
          <w:rFonts w:ascii="Times New Roman" w:hAnsi="Times New Roman" w:cs="Times New Roman"/>
          <w:color w:val="000000"/>
          <w:sz w:val="24"/>
          <w:szCs w:val="24"/>
        </w:rPr>
        <w:t>SCO/Oncecare</w:t>
      </w:r>
      <w:r w:rsidR="007E122E">
        <w:rPr>
          <w:rFonts w:ascii="Times New Roman" w:hAnsi="Times New Roman" w:cs="Times New Roman"/>
          <w:color w:val="000000"/>
          <w:sz w:val="24"/>
          <w:szCs w:val="24"/>
        </w:rPr>
        <w:t>/MBHP</w:t>
      </w:r>
    </w:p>
    <w:p w:rsidRPr="00AF2584" w:rsidR="009D248C" w:rsidDel="00FD4629" w:rsidP="00AF2584" w:rsidRDefault="009D248C" w14:paraId="65C74266" w14:textId="5A6D1B5B">
      <w:pPr>
        <w:pStyle w:val="ListParagraph"/>
        <w:numPr>
          <w:ilvl w:val="0"/>
          <w:numId w:val="13"/>
        </w:numPr>
        <w:rPr>
          <w:del w:author="Dadhi, Shruti (EHS)" w:date="2025-08-21T15:08:00Z" w16du:dateUtc="2025-08-21T19:08:00Z" w:id="197"/>
          <w:rFonts w:ascii="Times New Roman" w:hAnsi="Times New Roman" w:cs="Times New Roman"/>
          <w:color w:val="000000"/>
          <w:sz w:val="24"/>
          <w:szCs w:val="24"/>
        </w:rPr>
      </w:pPr>
      <w:del w:author="Dadhi, Shruti (EHS)" w:date="2025-08-21T15:08:00Z" w16du:dateUtc="2025-08-21T19:08:00Z" w:id="198">
        <w:r w:rsidDel="00FD4629">
          <w:rPr>
            <w:rFonts w:ascii="Times New Roman" w:hAnsi="Times New Roman" w:cs="Times New Roman"/>
            <w:color w:val="000000"/>
            <w:sz w:val="24"/>
            <w:szCs w:val="24"/>
          </w:rPr>
          <w:delText>Drill through between the dashboards</w:delText>
        </w:r>
        <w:r w:rsidDel="00FD4629" w:rsidR="00F61FDC">
          <w:rPr>
            <w:rFonts w:ascii="Times New Roman" w:hAnsi="Times New Roman" w:cs="Times New Roman"/>
            <w:color w:val="000000"/>
            <w:sz w:val="24"/>
            <w:szCs w:val="24"/>
          </w:rPr>
          <w:delText>.</w:delText>
        </w:r>
        <w:bookmarkStart w:name="_Toc207284755" w:id="199"/>
        <w:bookmarkEnd w:id="199"/>
      </w:del>
    </w:p>
    <w:p w:rsidRPr="001B6051" w:rsidR="005D2A71" w:rsidP="001B6051" w:rsidRDefault="001B6051" w14:paraId="0E356C72" w14:textId="6B5E048F">
      <w:pPr>
        <w:pStyle w:val="Heading1"/>
        <w:numPr>
          <w:ilvl w:val="0"/>
          <w:numId w:val="6"/>
        </w:numPr>
        <w:ind w:left="360"/>
      </w:pPr>
      <w:bookmarkStart w:name="_Toc207284756" w:id="200"/>
      <w:r w:rsidRPr="001B6051">
        <w:t>Dashboard</w:t>
      </w:r>
      <w:r w:rsidR="00683AF4">
        <w:t>s</w:t>
      </w:r>
      <w:bookmarkEnd w:id="200"/>
    </w:p>
    <w:p w:rsidR="00D16612" w:rsidDel="00591E97" w:rsidP="0093507D" w:rsidRDefault="00D16612" w14:paraId="1B3ED34E" w14:textId="2B729513">
      <w:pPr>
        <w:pStyle w:val="Heading1"/>
        <w:rPr>
          <w:del w:author="Dadhi, Shruti (EHS)" w:date="2025-08-28T14:43:00Z" w16du:dateUtc="2025-08-28T18:43:00Z" w:id="201"/>
          <w:sz w:val="24"/>
          <w:szCs w:val="24"/>
        </w:rPr>
      </w:pPr>
      <w:del w:author="Dadhi, Shruti (EHS)" w:date="2025-08-28T14:43:00Z" w16du:dateUtc="2025-08-28T18:43:00Z" w:id="202">
        <w:r w:rsidDel="00591E97">
          <w:rPr>
            <w:sz w:val="24"/>
            <w:szCs w:val="24"/>
          </w:rPr>
          <w:delText>/***NEW BEFORE TRACK CHANGES***********************************************</w:delText>
        </w:r>
        <w:r w:rsidDel="00591E97" w:rsidR="004D7AA9">
          <w:rPr>
            <w:sz w:val="24"/>
            <w:szCs w:val="24"/>
          </w:rPr>
          <w:delText>/</w:delText>
        </w:r>
        <w:bookmarkStart w:name="_Toc207284757" w:id="203"/>
        <w:bookmarkEnd w:id="203"/>
      </w:del>
    </w:p>
    <w:p w:rsidRPr="00B05AC3" w:rsidR="009D6AF1" w:rsidP="00573190" w:rsidRDefault="006D74C6" w14:paraId="771D0132" w14:textId="4B398635">
      <w:pPr>
        <w:pStyle w:val="Heading1"/>
        <w:numPr>
          <w:ilvl w:val="1"/>
          <w:numId w:val="10"/>
        </w:numPr>
        <w:rPr>
          <w:ins w:author="Dadhi, Shruti (EHS)" w:date="2025-08-21T15:11:00Z" w16du:dateUtc="2025-08-21T19:11:00Z" w:id="204"/>
          <w:color w:val="FF0000"/>
          <w:sz w:val="24"/>
          <w:szCs w:val="24"/>
        </w:rPr>
      </w:pPr>
      <w:del w:author="Dadhi, Shruti (EHS)" w:date="2025-08-21T15:14:00Z" w16du:dateUtc="2025-08-21T19:14:00Z" w:id="205">
        <w:r w:rsidRPr="00B05AC3" w:rsidDel="00573190">
          <w:rPr>
            <w:color w:val="FF0000"/>
            <w:sz w:val="24"/>
            <w:szCs w:val="24"/>
          </w:rPr>
          <w:delText>Summary view</w:delText>
        </w:r>
      </w:del>
      <w:bookmarkStart w:name="_Toc207284758" w:id="206"/>
      <w:ins w:author="Dadhi, Shruti (EHS)" w:date="2025-08-21T15:11:00Z" w16du:dateUtc="2025-08-21T19:11:00Z" w:id="207">
        <w:r w:rsidRPr="00B05AC3" w:rsidR="009D6AF1">
          <w:t xml:space="preserve">Encounter Submission </w:t>
        </w:r>
      </w:ins>
      <w:ins w:author="Dadhi, Shruti (EHS)" w:date="2025-08-21T15:12:00Z" w16du:dateUtc="2025-08-21T19:12:00Z" w:id="208">
        <w:r w:rsidRPr="00B05AC3" w:rsidR="009D6AF1">
          <w:t>KPI</w:t>
        </w:r>
      </w:ins>
      <w:bookmarkEnd w:id="206"/>
    </w:p>
    <w:p w:rsidR="00F36B34" w:rsidP="00F36B34" w:rsidRDefault="00F36B34" w14:paraId="3F977D12" w14:textId="77777777">
      <w:pPr>
        <w:rPr>
          <w:ins w:author="Dadhi, Shruti (EHS)" w:date="2025-08-21T15:11:00Z" w16du:dateUtc="2025-08-21T19:11:00Z" w:id="209"/>
        </w:rPr>
      </w:pPr>
    </w:p>
    <w:p w:rsidR="0039487D" w:rsidRDefault="009D6AF1" w14:paraId="66FAEBA7" w14:textId="3A656E4D">
      <w:pPr>
        <w:jc w:val="both"/>
        <w:rPr>
          <w:ins w:author="Dadhi, Shruti (EHS)" w:date="2025-08-21T15:13:00Z" w16du:dateUtc="2025-08-21T19:13:00Z" w:id="210"/>
        </w:rPr>
        <w:pPrChange w:author="Dadhi, Shruti (EHS)" w:date="2025-08-29T08:06:00Z" w16du:dateUtc="2025-08-29T12:06:00Z" w:id="211">
          <w:pPr/>
        </w:pPrChange>
      </w:pPr>
      <w:ins w:author="Dadhi, Shruti (EHS)" w:date="2025-08-21T15:11:00Z" w:id="212">
        <w:r w:rsidRPr="00586724">
          <w:rPr>
            <w:rFonts w:ascii="Times New Roman" w:hAnsi="Times New Roman" w:cs="Times New Roman"/>
            <w:color w:val="000000"/>
            <w:sz w:val="24"/>
            <w:szCs w:val="24"/>
            <w:rPrChange w:author="Dadhi, Shruti (EHS)" w:date="2025-08-27T08:20:00Z" w16du:dateUtc="2025-08-27T12:20:00Z" w:id="213">
              <w:rPr/>
            </w:rPrChange>
          </w:rPr>
          <w:t xml:space="preserve">Encounter Submissions KPIs is intended to be used as a high-level management tool, providing an at a glance identification of submission status and historical resubmissions.  The dashboard provides two independent worksheets.  The Monthly Submissions Tracker [left] gauges if a plan has submitted data in a month for recent time periods (the most recent 3 months based on DOS).  This is to see if the volume of recent encounters in a month is similar to the volume in past months to help determine “are submissions in.” The historical resubmissions [right] </w:t>
        </w:r>
      </w:ins>
      <w:ins w:author="Dadhi, Shruti (EHS)" w:date="2025-08-27T08:21:00Z" w16du:dateUtc="2025-08-27T12:21:00Z" w:id="214">
        <w:r w:rsidRPr="00586724" w:rsidR="00586724">
          <w:rPr>
            <w:rFonts w:ascii="Times New Roman" w:hAnsi="Times New Roman" w:cs="Times New Roman"/>
            <w:color w:val="000000"/>
            <w:sz w:val="24"/>
            <w:szCs w:val="24"/>
          </w:rPr>
          <w:t>look</w:t>
        </w:r>
      </w:ins>
      <w:ins w:author="Dadhi, Shruti (EHS)" w:date="2025-08-21T15:11:00Z" w:id="215">
        <w:r w:rsidRPr="00586724">
          <w:rPr>
            <w:rFonts w:ascii="Times New Roman" w:hAnsi="Times New Roman" w:cs="Times New Roman"/>
            <w:color w:val="000000"/>
            <w:sz w:val="24"/>
            <w:szCs w:val="24"/>
            <w:rPrChange w:author="Dadhi, Shruti (EHS)" w:date="2025-08-27T08:20:00Z" w16du:dateUtc="2025-08-27T12:20:00Z" w:id="216">
              <w:rPr/>
            </w:rPrChange>
          </w:rPr>
          <w:t xml:space="preserve"> at monthly submissions and </w:t>
        </w:r>
      </w:ins>
      <w:ins w:author="Dadhi, Shruti (EHS)" w:date="2025-08-27T08:21:00Z" w16du:dateUtc="2025-08-27T12:21:00Z" w:id="217">
        <w:r w:rsidRPr="00586724" w:rsidR="00586724">
          <w:rPr>
            <w:rFonts w:ascii="Times New Roman" w:hAnsi="Times New Roman" w:cs="Times New Roman"/>
            <w:color w:val="000000"/>
            <w:sz w:val="24"/>
            <w:szCs w:val="24"/>
          </w:rPr>
          <w:t>quantify</w:t>
        </w:r>
      </w:ins>
      <w:ins w:author="Dadhi, Shruti (EHS)" w:date="2025-08-21T15:11:00Z" w:id="218">
        <w:r w:rsidRPr="00586724">
          <w:rPr>
            <w:rFonts w:ascii="Times New Roman" w:hAnsi="Times New Roman" w:cs="Times New Roman"/>
            <w:color w:val="000000"/>
            <w:sz w:val="24"/>
            <w:szCs w:val="24"/>
            <w:rPrChange w:author="Dadhi, Shruti (EHS)" w:date="2025-08-27T08:20:00Z" w16du:dateUtc="2025-08-27T12:20:00Z" w:id="219">
              <w:rPr/>
            </w:rPrChange>
          </w:rPr>
          <w:t xml:space="preserve"> the volume of encounters with dates of service dating back 8 months or more.  Spikes in the volume of these claims suggest large resubmissions that could change past reporting in material ways and may warrant closer investigation. The other tabs in the dashboard can be used to further investigate variances observed in the</w:t>
        </w:r>
        <w:r w:rsidRPr="009D6AF1">
          <w:t xml:space="preserve"> </w:t>
        </w:r>
        <w:r w:rsidRPr="00586724">
          <w:rPr>
            <w:rFonts w:ascii="Times New Roman" w:hAnsi="Times New Roman" w:cs="Times New Roman"/>
            <w:color w:val="000000"/>
            <w:sz w:val="24"/>
            <w:szCs w:val="24"/>
            <w:rPrChange w:author="Dadhi, Shruti (EHS)" w:date="2025-08-27T08:21:00Z" w16du:dateUtc="2025-08-27T12:21:00Z" w:id="220">
              <w:rPr/>
            </w:rPrChange>
          </w:rPr>
          <w:t>KPIs.</w:t>
        </w:r>
      </w:ins>
    </w:p>
    <w:p w:rsidRPr="009D6AF1" w:rsidR="0039487D" w:rsidP="009D6AF1" w:rsidRDefault="0039487D" w14:paraId="2E10D175" w14:textId="55130E93">
      <w:pPr>
        <w:rPr>
          <w:ins w:author="Dadhi, Shruti (EHS)" w:date="2025-08-21T15:11:00Z" w:id="221"/>
        </w:rPr>
      </w:pPr>
      <w:ins w:author="Dadhi, Shruti (EHS)" w:date="2025-08-21T15:13:00Z" w16du:dateUtc="2025-08-21T19:13:00Z" w:id="222">
        <w:r w:rsidRPr="0039487D">
          <w:rPr>
            <w:noProof/>
          </w:rPr>
          <w:drawing>
            <wp:inline distT="0" distB="0" distL="0" distR="0" wp14:anchorId="5722EDA6" wp14:editId="1149DFB0">
              <wp:extent cx="6115050" cy="3540125"/>
              <wp:effectExtent l="0" t="0" r="0" b="3175"/>
              <wp:docPr id="644033332" name="Picture 1" descr="Graphical user inter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033332" name="Picture 1" descr="Graphical user interface&#10;&#10;AI-generated content may be incorrect."/>
                      <pic:cNvPicPr/>
                    </pic:nvPicPr>
                    <pic:blipFill>
                      <a:blip r:embed="rId11"/>
                      <a:stretch>
                        <a:fillRect/>
                      </a:stretch>
                    </pic:blipFill>
                    <pic:spPr>
                      <a:xfrm>
                        <a:off x="0" y="0"/>
                        <a:ext cx="6115050" cy="3540125"/>
                      </a:xfrm>
                      <a:prstGeom prst="rect">
                        <a:avLst/>
                      </a:prstGeom>
                    </pic:spPr>
                  </pic:pic>
                </a:graphicData>
              </a:graphic>
            </wp:inline>
          </w:drawing>
        </w:r>
      </w:ins>
    </w:p>
    <w:p w:rsidRPr="009D6AF1" w:rsidR="009D6AF1" w:rsidP="009D6AF1" w:rsidRDefault="009D6AF1" w14:paraId="598A5776" w14:textId="77777777">
      <w:pPr>
        <w:rPr>
          <w:ins w:author="Dadhi, Shruti (EHS)" w:date="2025-08-21T15:11:00Z" w:id="223"/>
        </w:rPr>
      </w:pPr>
      <w:ins w:author="Dadhi, Shruti (EHS)" w:date="2025-08-21T15:11:00Z" w:id="224">
        <w:r w:rsidRPr="009D6AF1">
          <w:t> </w:t>
        </w:r>
      </w:ins>
    </w:p>
    <w:p w:rsidRPr="002C461C" w:rsidR="009D6AF1" w:rsidRDefault="00573190" w14:paraId="6795DF95" w14:textId="060D2A5C">
      <w:pPr>
        <w:pStyle w:val="Heading1"/>
        <w:numPr>
          <w:ilvl w:val="2"/>
          <w:numId w:val="22"/>
        </w:numPr>
        <w:rPr>
          <w:color w:val="234170" w:themeColor="text2" w:themeShade="BF"/>
          <w:sz w:val="24"/>
          <w:szCs w:val="24"/>
          <w:rPrChange w:author="Dadhi, Shruti (EHS)" w:date="2025-08-28T17:12:00Z" w16du:dateUtc="2025-08-28T21:12:00Z" w:id="225">
            <w:rPr>
              <w:color w:val="FF0000"/>
              <w:sz w:val="24"/>
              <w:szCs w:val="24"/>
            </w:rPr>
          </w:rPrChange>
        </w:rPr>
        <w:pPrChange w:author="Dadhi, Shruti (EHS)" w:date="2025-08-28T14:31:00Z" w16du:dateUtc="2025-08-28T18:31:00Z" w:id="226">
          <w:pPr>
            <w:pStyle w:val="Heading1"/>
            <w:numPr>
              <w:ilvl w:val="1"/>
              <w:numId w:val="10"/>
            </w:numPr>
            <w:ind w:left="1440" w:hanging="720"/>
          </w:pPr>
        </w:pPrChange>
      </w:pPr>
      <w:bookmarkStart w:name="_Toc207284759" w:id="227"/>
      <w:ins w:author="Dadhi, Shruti (EHS)" w:date="2025-08-21T15:14:00Z" w16du:dateUtc="2025-08-21T19:14:00Z" w:id="228">
        <w:r w:rsidRPr="002C461C">
          <w:rPr>
            <w:color w:val="234170" w:themeColor="text2" w:themeShade="BF"/>
            <w:sz w:val="24"/>
            <w:szCs w:val="24"/>
            <w:rPrChange w:author="Dadhi, Shruti (EHS)" w:date="2025-08-28T17:12:00Z" w16du:dateUtc="2025-08-28T21:12:00Z" w:id="229">
              <w:rPr/>
            </w:rPrChange>
          </w:rPr>
          <w:t>Summary View:</w:t>
        </w:r>
      </w:ins>
      <w:bookmarkEnd w:id="227"/>
    </w:p>
    <w:p w:rsidRPr="002C461C" w:rsidR="002A1831" w:rsidRDefault="002A1831" w14:paraId="2EA0B5E1" w14:textId="386DC0CD">
      <w:pPr>
        <w:ind w:left="1440"/>
        <w:jc w:val="both"/>
        <w:rPr>
          <w:rFonts w:ascii="Times New Roman" w:hAnsi="Times New Roman" w:cs="Times New Roman"/>
          <w:color w:val="234170" w:themeColor="text2" w:themeShade="BF"/>
          <w:sz w:val="24"/>
          <w:szCs w:val="24"/>
          <w:rPrChange w:author="Dadhi, Shruti (EHS)" w:date="2025-08-28T17:12:00Z" w16du:dateUtc="2025-08-28T21:12:00Z" w:id="230">
            <w:rPr>
              <w:color w:val="FF0000"/>
            </w:rPr>
          </w:rPrChange>
        </w:rPr>
        <w:pPrChange w:author="Dadhi, Shruti (EHS)" w:date="2025-08-29T08:06:00Z" w16du:dateUtc="2025-08-29T12:06:00Z" w:id="231">
          <w:pPr>
            <w:ind w:left="1440"/>
          </w:pPr>
        </w:pPrChange>
      </w:pPr>
      <w:r w:rsidRPr="002C461C">
        <w:rPr>
          <w:rFonts w:ascii="Times New Roman" w:hAnsi="Times New Roman" w:cs="Times New Roman"/>
          <w:color w:val="234170" w:themeColor="text2" w:themeShade="BF"/>
          <w:sz w:val="24"/>
          <w:szCs w:val="24"/>
          <w:rPrChange w:author="Dadhi, Shruti (EHS)" w:date="2025-08-28T17:12:00Z" w16du:dateUtc="2025-08-28T21:12:00Z" w:id="232">
            <w:rPr>
              <w:color w:val="FF0000"/>
            </w:rPr>
          </w:rPrChange>
        </w:rPr>
        <w:t xml:space="preserve">This view would be a simple view of the most recent 5 months and if the timeliness threshold had been met and if any months saw potential historical </w:t>
      </w:r>
      <w:del w:author="Dadhi, Shruti (EHS)" w:date="2025-08-21T15:09:00Z" w16du:dateUtc="2025-08-21T19:09:00Z" w:id="233">
        <w:r w:rsidRPr="002C461C" w:rsidDel="005C4C81">
          <w:rPr>
            <w:rFonts w:ascii="Times New Roman" w:hAnsi="Times New Roman" w:cs="Times New Roman"/>
            <w:color w:val="234170" w:themeColor="text2" w:themeShade="BF"/>
            <w:sz w:val="24"/>
            <w:szCs w:val="24"/>
            <w:rPrChange w:author="Dadhi, Shruti (EHS)" w:date="2025-08-28T17:12:00Z" w16du:dateUtc="2025-08-28T21:12:00Z" w:id="234">
              <w:rPr>
                <w:color w:val="FF0000"/>
              </w:rPr>
            </w:rPrChange>
          </w:rPr>
          <w:delText>resubmissions  This</w:delText>
        </w:r>
      </w:del>
      <w:ins w:author="Dadhi, Shruti (EHS)" w:date="2025-08-21T15:09:00Z" w16du:dateUtc="2025-08-21T19:09:00Z" w:id="235">
        <w:r w:rsidRPr="002C461C" w:rsidR="005C4C81">
          <w:rPr>
            <w:rFonts w:ascii="Times New Roman" w:hAnsi="Times New Roman" w:cs="Times New Roman"/>
            <w:color w:val="234170" w:themeColor="text2" w:themeShade="BF"/>
            <w:sz w:val="24"/>
            <w:szCs w:val="24"/>
            <w:rPrChange w:author="Dadhi, Shruti (EHS)" w:date="2025-08-28T17:12:00Z" w16du:dateUtc="2025-08-28T21:12:00Z" w:id="236">
              <w:rPr>
                <w:color w:val="FF0000"/>
              </w:rPr>
            </w:rPrChange>
          </w:rPr>
          <w:t>resubmissions This</w:t>
        </w:r>
      </w:ins>
      <w:r w:rsidRPr="002C461C">
        <w:rPr>
          <w:rFonts w:ascii="Times New Roman" w:hAnsi="Times New Roman" w:cs="Times New Roman"/>
          <w:color w:val="234170" w:themeColor="text2" w:themeShade="BF"/>
          <w:sz w:val="24"/>
          <w:szCs w:val="24"/>
          <w:rPrChange w:author="Dadhi, Shruti (EHS)" w:date="2025-08-28T17:12:00Z" w16du:dateUtc="2025-08-28T21:12:00Z" w:id="237">
            <w:rPr>
              <w:color w:val="FF0000"/>
            </w:rPr>
          </w:rPrChange>
        </w:rPr>
        <w:t xml:space="preserve"> could be a grid format (see below).  Plans would be grouped by type so that all plans of a given type (ie ACO/MCO) would be grouped together as a large amount of work is done by functional area.  This would be main landing page but data would be sourced from views in 5.2 and 5.3</w:t>
      </w:r>
    </w:p>
    <w:p w:rsidRPr="002C461C" w:rsidR="002A1831" w:rsidP="002A1831" w:rsidRDefault="002A1831" w14:paraId="23C7CDAD" w14:textId="77777777">
      <w:pPr>
        <w:ind w:left="1440"/>
        <w:rPr>
          <w:color w:val="234170" w:themeColor="text2" w:themeShade="BF"/>
          <w:rPrChange w:author="Dadhi, Shruti (EHS)" w:date="2025-08-28T17:12:00Z" w16du:dateUtc="2025-08-28T21:12:00Z" w:id="238">
            <w:rPr>
              <w:color w:val="FF0000"/>
            </w:rPr>
          </w:rPrChange>
        </w:rPr>
      </w:pPr>
    </w:p>
    <w:tbl>
      <w:tblPr>
        <w:tblStyle w:val="TableGrid"/>
        <w:tblW w:w="0" w:type="auto"/>
        <w:tblInd w:w="1440" w:type="dxa"/>
        <w:tblLook w:val="04A0" w:firstRow="1" w:lastRow="0" w:firstColumn="1" w:lastColumn="0" w:noHBand="0" w:noVBand="1"/>
      </w:tblPr>
      <w:tblGrid>
        <w:gridCol w:w="495"/>
        <w:gridCol w:w="559"/>
        <w:gridCol w:w="684"/>
        <w:gridCol w:w="684"/>
        <w:gridCol w:w="684"/>
        <w:gridCol w:w="612"/>
        <w:gridCol w:w="899"/>
        <w:gridCol w:w="684"/>
        <w:gridCol w:w="684"/>
        <w:gridCol w:w="684"/>
        <w:gridCol w:w="612"/>
        <w:gridCol w:w="899"/>
      </w:tblGrid>
      <w:tr w:rsidRPr="002C461C" w:rsidR="002C461C" w:rsidTr="002A1831" w14:paraId="06DB0719" w14:textId="5F2E6BAC">
        <w:tc>
          <w:tcPr>
            <w:tcW w:w="1374" w:type="dxa"/>
          </w:tcPr>
          <w:p w:rsidRPr="002C461C" w:rsidR="002A1831" w:rsidP="002A1831" w:rsidRDefault="002A1831" w14:paraId="67472A4D" w14:textId="77777777">
            <w:pPr>
              <w:rPr>
                <w:color w:val="234170" w:themeColor="text2" w:themeShade="BF"/>
                <w:rPrChange w:author="Dadhi, Shruti (EHS)" w:date="2025-08-28T17:12:00Z" w16du:dateUtc="2025-08-28T21:12:00Z" w:id="239">
                  <w:rPr>
                    <w:color w:val="FF0000"/>
                  </w:rPr>
                </w:rPrChange>
              </w:rPr>
            </w:pPr>
          </w:p>
        </w:tc>
        <w:tc>
          <w:tcPr>
            <w:tcW w:w="1374" w:type="dxa"/>
          </w:tcPr>
          <w:p w:rsidRPr="002C461C" w:rsidR="002A1831" w:rsidP="002A1831" w:rsidRDefault="002A1831" w14:paraId="302ECB6D" w14:textId="77777777">
            <w:pPr>
              <w:rPr>
                <w:color w:val="234170" w:themeColor="text2" w:themeShade="BF"/>
                <w:rPrChange w:author="Dadhi, Shruti (EHS)" w:date="2025-08-28T17:12:00Z" w16du:dateUtc="2025-08-28T21:12:00Z" w:id="240">
                  <w:rPr>
                    <w:color w:val="FF0000"/>
                  </w:rPr>
                </w:rPrChange>
              </w:rPr>
            </w:pPr>
          </w:p>
        </w:tc>
        <w:tc>
          <w:tcPr>
            <w:tcW w:w="6872" w:type="dxa"/>
            <w:gridSpan w:val="5"/>
          </w:tcPr>
          <w:p w:rsidRPr="002C461C" w:rsidR="002A1831" w:rsidP="002A1831" w:rsidRDefault="002A1831" w14:paraId="3637699A" w14:textId="50A4EBB9">
            <w:pPr>
              <w:rPr>
                <w:color w:val="234170" w:themeColor="text2" w:themeShade="BF"/>
                <w:rPrChange w:author="Dadhi, Shruti (EHS)" w:date="2025-08-28T17:12:00Z" w16du:dateUtc="2025-08-28T21:12:00Z" w:id="241">
                  <w:rPr>
                    <w:color w:val="FF0000"/>
                  </w:rPr>
                </w:rPrChange>
              </w:rPr>
            </w:pPr>
            <w:r w:rsidRPr="002C461C">
              <w:rPr>
                <w:color w:val="234170" w:themeColor="text2" w:themeShade="BF"/>
                <w:rPrChange w:author="Dadhi, Shruti (EHS)" w:date="2025-08-28T17:12:00Z" w16du:dateUtc="2025-08-28T21:12:00Z" w:id="242">
                  <w:rPr>
                    <w:color w:val="FF0000"/>
                  </w:rPr>
                </w:rPrChange>
              </w:rPr>
              <w:t>Monthly Submission Threshold</w:t>
            </w:r>
          </w:p>
        </w:tc>
        <w:tc>
          <w:tcPr>
            <w:tcW w:w="6875" w:type="dxa"/>
            <w:gridSpan w:val="5"/>
          </w:tcPr>
          <w:p w:rsidRPr="002C461C" w:rsidR="002A1831" w:rsidP="002A1831" w:rsidRDefault="002A1831" w14:paraId="1F3C320A" w14:textId="249DE9FF">
            <w:pPr>
              <w:rPr>
                <w:color w:val="234170" w:themeColor="text2" w:themeShade="BF"/>
                <w:rPrChange w:author="Dadhi, Shruti (EHS)" w:date="2025-08-28T17:12:00Z" w16du:dateUtc="2025-08-28T21:12:00Z" w:id="243">
                  <w:rPr>
                    <w:color w:val="FF0000"/>
                  </w:rPr>
                </w:rPrChange>
              </w:rPr>
            </w:pPr>
            <w:r w:rsidRPr="002C461C">
              <w:rPr>
                <w:color w:val="234170" w:themeColor="text2" w:themeShade="BF"/>
                <w:rPrChange w:author="Dadhi, Shruti (EHS)" w:date="2025-08-28T17:12:00Z" w16du:dateUtc="2025-08-28T21:12:00Z" w:id="244">
                  <w:rPr>
                    <w:color w:val="FF0000"/>
                  </w:rPr>
                </w:rPrChange>
              </w:rPr>
              <w:t>Potential Historical Adjustment</w:t>
            </w:r>
          </w:p>
        </w:tc>
      </w:tr>
      <w:tr w:rsidRPr="002C461C" w:rsidR="002C461C" w:rsidTr="002A1831" w14:paraId="1BF02460" w14:textId="6358650D">
        <w:tc>
          <w:tcPr>
            <w:tcW w:w="1374" w:type="dxa"/>
          </w:tcPr>
          <w:p w:rsidRPr="002C461C" w:rsidR="002A1831" w:rsidP="002A1831" w:rsidRDefault="002A1831" w14:paraId="1BAC0EDE" w14:textId="2E691967">
            <w:pPr>
              <w:rPr>
                <w:color w:val="234170" w:themeColor="text2" w:themeShade="BF"/>
                <w:rPrChange w:author="Dadhi, Shruti (EHS)" w:date="2025-08-28T17:12:00Z" w16du:dateUtc="2025-08-28T21:12:00Z" w:id="245">
                  <w:rPr>
                    <w:color w:val="FF0000"/>
                  </w:rPr>
                </w:rPrChange>
              </w:rPr>
            </w:pPr>
            <w:r w:rsidRPr="002C461C">
              <w:rPr>
                <w:color w:val="234170" w:themeColor="text2" w:themeShade="BF"/>
                <w:rPrChange w:author="Dadhi, Shruti (EHS)" w:date="2025-08-28T17:12:00Z" w16du:dateUtc="2025-08-28T21:12:00Z" w:id="246">
                  <w:rPr>
                    <w:color w:val="FF0000"/>
                  </w:rPr>
                </w:rPrChange>
              </w:rPr>
              <w:t>Plan Type</w:t>
            </w:r>
          </w:p>
        </w:tc>
        <w:tc>
          <w:tcPr>
            <w:tcW w:w="1374" w:type="dxa"/>
          </w:tcPr>
          <w:p w:rsidRPr="002C461C" w:rsidR="002A1831" w:rsidP="002A1831" w:rsidRDefault="002A1831" w14:paraId="32C32ABF" w14:textId="105394F2">
            <w:pPr>
              <w:rPr>
                <w:color w:val="234170" w:themeColor="text2" w:themeShade="BF"/>
                <w:rPrChange w:author="Dadhi, Shruti (EHS)" w:date="2025-08-28T17:12:00Z" w16du:dateUtc="2025-08-28T21:12:00Z" w:id="247">
                  <w:rPr>
                    <w:color w:val="FF0000"/>
                  </w:rPr>
                </w:rPrChange>
              </w:rPr>
            </w:pPr>
            <w:r w:rsidRPr="002C461C">
              <w:rPr>
                <w:color w:val="234170" w:themeColor="text2" w:themeShade="BF"/>
                <w:rPrChange w:author="Dadhi, Shruti (EHS)" w:date="2025-08-28T17:12:00Z" w16du:dateUtc="2025-08-28T21:12:00Z" w:id="248">
                  <w:rPr>
                    <w:color w:val="FF0000"/>
                  </w:rPr>
                </w:rPrChange>
              </w:rPr>
              <w:t>Plan Name</w:t>
            </w:r>
          </w:p>
        </w:tc>
        <w:tc>
          <w:tcPr>
            <w:tcW w:w="1374" w:type="dxa"/>
          </w:tcPr>
          <w:p w:rsidRPr="002C461C" w:rsidR="002A1831" w:rsidP="002A1831" w:rsidRDefault="002A1831" w14:paraId="044BC1E6" w14:textId="2B60612B">
            <w:pPr>
              <w:rPr>
                <w:color w:val="234170" w:themeColor="text2" w:themeShade="BF"/>
                <w:rPrChange w:author="Dadhi, Shruti (EHS)" w:date="2025-08-28T17:12:00Z" w16du:dateUtc="2025-08-28T21:12:00Z" w:id="249">
                  <w:rPr>
                    <w:color w:val="FF0000"/>
                  </w:rPr>
                </w:rPrChange>
              </w:rPr>
            </w:pPr>
            <w:r w:rsidRPr="002C461C">
              <w:rPr>
                <w:color w:val="234170" w:themeColor="text2" w:themeShade="BF"/>
                <w:rPrChange w:author="Dadhi, Shruti (EHS)" w:date="2025-08-28T17:12:00Z" w16du:dateUtc="2025-08-28T21:12:00Z" w:id="250">
                  <w:rPr>
                    <w:color w:val="FF0000"/>
                  </w:rPr>
                </w:rPrChange>
              </w:rPr>
              <w:t>10/1/24</w:t>
            </w:r>
          </w:p>
        </w:tc>
        <w:tc>
          <w:tcPr>
            <w:tcW w:w="1374" w:type="dxa"/>
          </w:tcPr>
          <w:p w:rsidRPr="002C461C" w:rsidR="002A1831" w:rsidP="002A1831" w:rsidRDefault="002A1831" w14:paraId="695A463B" w14:textId="2F0AC140">
            <w:pPr>
              <w:rPr>
                <w:color w:val="234170" w:themeColor="text2" w:themeShade="BF"/>
                <w:rPrChange w:author="Dadhi, Shruti (EHS)" w:date="2025-08-28T17:12:00Z" w16du:dateUtc="2025-08-28T21:12:00Z" w:id="251">
                  <w:rPr>
                    <w:color w:val="FF0000"/>
                  </w:rPr>
                </w:rPrChange>
              </w:rPr>
            </w:pPr>
            <w:r w:rsidRPr="002C461C">
              <w:rPr>
                <w:color w:val="234170" w:themeColor="text2" w:themeShade="BF"/>
                <w:rPrChange w:author="Dadhi, Shruti (EHS)" w:date="2025-08-28T17:12:00Z" w16du:dateUtc="2025-08-28T21:12:00Z" w:id="252">
                  <w:rPr>
                    <w:color w:val="FF0000"/>
                  </w:rPr>
                </w:rPrChange>
              </w:rPr>
              <w:t>11/1/24</w:t>
            </w:r>
          </w:p>
        </w:tc>
        <w:tc>
          <w:tcPr>
            <w:tcW w:w="1374" w:type="dxa"/>
          </w:tcPr>
          <w:p w:rsidRPr="002C461C" w:rsidR="002A1831" w:rsidP="002A1831" w:rsidRDefault="002A1831" w14:paraId="47452FAF" w14:textId="7905EE0B">
            <w:pPr>
              <w:rPr>
                <w:color w:val="234170" w:themeColor="text2" w:themeShade="BF"/>
                <w:rPrChange w:author="Dadhi, Shruti (EHS)" w:date="2025-08-28T17:12:00Z" w16du:dateUtc="2025-08-28T21:12:00Z" w:id="253">
                  <w:rPr>
                    <w:color w:val="FF0000"/>
                  </w:rPr>
                </w:rPrChange>
              </w:rPr>
            </w:pPr>
            <w:r w:rsidRPr="002C461C">
              <w:rPr>
                <w:color w:val="234170" w:themeColor="text2" w:themeShade="BF"/>
                <w:rPrChange w:author="Dadhi, Shruti (EHS)" w:date="2025-08-28T17:12:00Z" w16du:dateUtc="2025-08-28T21:12:00Z" w:id="254">
                  <w:rPr>
                    <w:color w:val="FF0000"/>
                  </w:rPr>
                </w:rPrChange>
              </w:rPr>
              <w:t>12/1/24</w:t>
            </w:r>
          </w:p>
        </w:tc>
        <w:tc>
          <w:tcPr>
            <w:tcW w:w="1375" w:type="dxa"/>
          </w:tcPr>
          <w:p w:rsidRPr="002C461C" w:rsidR="002A1831" w:rsidP="002A1831" w:rsidRDefault="002A1831" w14:paraId="444315C7" w14:textId="453CF353">
            <w:pPr>
              <w:rPr>
                <w:color w:val="234170" w:themeColor="text2" w:themeShade="BF"/>
                <w:rPrChange w:author="Dadhi, Shruti (EHS)" w:date="2025-08-28T17:12:00Z" w16du:dateUtc="2025-08-28T21:12:00Z" w:id="255">
                  <w:rPr>
                    <w:color w:val="FF0000"/>
                  </w:rPr>
                </w:rPrChange>
              </w:rPr>
            </w:pPr>
            <w:r w:rsidRPr="002C461C">
              <w:rPr>
                <w:color w:val="234170" w:themeColor="text2" w:themeShade="BF"/>
                <w:rPrChange w:author="Dadhi, Shruti (EHS)" w:date="2025-08-28T17:12:00Z" w16du:dateUtc="2025-08-28T21:12:00Z" w:id="256">
                  <w:rPr>
                    <w:color w:val="FF0000"/>
                  </w:rPr>
                </w:rPrChange>
              </w:rPr>
              <w:t>1/1/25</w:t>
            </w:r>
          </w:p>
        </w:tc>
        <w:tc>
          <w:tcPr>
            <w:tcW w:w="1375" w:type="dxa"/>
          </w:tcPr>
          <w:p w:rsidRPr="002C461C" w:rsidR="002A1831" w:rsidP="002A1831" w:rsidRDefault="002A1831" w14:paraId="5CA75EE3" w14:textId="5464BF02">
            <w:pPr>
              <w:rPr>
                <w:color w:val="234170" w:themeColor="text2" w:themeShade="BF"/>
                <w:rPrChange w:author="Dadhi, Shruti (EHS)" w:date="2025-08-28T17:12:00Z" w16du:dateUtc="2025-08-28T21:12:00Z" w:id="257">
                  <w:rPr>
                    <w:color w:val="FF0000"/>
                  </w:rPr>
                </w:rPrChange>
              </w:rPr>
            </w:pPr>
            <w:r w:rsidRPr="002C461C">
              <w:rPr>
                <w:color w:val="234170" w:themeColor="text2" w:themeShade="BF"/>
                <w:rPrChange w:author="Dadhi, Shruti (EHS)" w:date="2025-08-28T17:12:00Z" w16du:dateUtc="2025-08-28T21:12:00Z" w:id="258">
                  <w:rPr>
                    <w:color w:val="FF0000"/>
                  </w:rPr>
                </w:rPrChange>
              </w:rPr>
              <w:t>02/01/2025 (current Month)</w:t>
            </w:r>
          </w:p>
        </w:tc>
        <w:tc>
          <w:tcPr>
            <w:tcW w:w="1375" w:type="dxa"/>
          </w:tcPr>
          <w:p w:rsidRPr="002C461C" w:rsidR="002A1831" w:rsidP="002A1831" w:rsidRDefault="002A1831" w14:paraId="51297F22" w14:textId="4E127535">
            <w:pPr>
              <w:rPr>
                <w:color w:val="234170" w:themeColor="text2" w:themeShade="BF"/>
                <w:rPrChange w:author="Dadhi, Shruti (EHS)" w:date="2025-08-28T17:12:00Z" w16du:dateUtc="2025-08-28T21:12:00Z" w:id="259">
                  <w:rPr>
                    <w:color w:val="FF0000"/>
                  </w:rPr>
                </w:rPrChange>
              </w:rPr>
            </w:pPr>
            <w:r w:rsidRPr="002C461C">
              <w:rPr>
                <w:color w:val="234170" w:themeColor="text2" w:themeShade="BF"/>
                <w:rPrChange w:author="Dadhi, Shruti (EHS)" w:date="2025-08-28T17:12:00Z" w16du:dateUtc="2025-08-28T21:12:00Z" w:id="260">
                  <w:rPr>
                    <w:color w:val="FF0000"/>
                  </w:rPr>
                </w:rPrChange>
              </w:rPr>
              <w:t>10/1/24</w:t>
            </w:r>
          </w:p>
        </w:tc>
        <w:tc>
          <w:tcPr>
            <w:tcW w:w="1375" w:type="dxa"/>
          </w:tcPr>
          <w:p w:rsidRPr="002C461C" w:rsidR="002A1831" w:rsidP="002A1831" w:rsidRDefault="002A1831" w14:paraId="3FFF2C45" w14:textId="3527510A">
            <w:pPr>
              <w:rPr>
                <w:color w:val="234170" w:themeColor="text2" w:themeShade="BF"/>
                <w:rPrChange w:author="Dadhi, Shruti (EHS)" w:date="2025-08-28T17:12:00Z" w16du:dateUtc="2025-08-28T21:12:00Z" w:id="261">
                  <w:rPr>
                    <w:color w:val="FF0000"/>
                  </w:rPr>
                </w:rPrChange>
              </w:rPr>
            </w:pPr>
            <w:r w:rsidRPr="002C461C">
              <w:rPr>
                <w:color w:val="234170" w:themeColor="text2" w:themeShade="BF"/>
                <w:rPrChange w:author="Dadhi, Shruti (EHS)" w:date="2025-08-28T17:12:00Z" w16du:dateUtc="2025-08-28T21:12:00Z" w:id="262">
                  <w:rPr>
                    <w:color w:val="FF0000"/>
                  </w:rPr>
                </w:rPrChange>
              </w:rPr>
              <w:t>11/1/24</w:t>
            </w:r>
          </w:p>
        </w:tc>
        <w:tc>
          <w:tcPr>
            <w:tcW w:w="1375" w:type="dxa"/>
          </w:tcPr>
          <w:p w:rsidRPr="002C461C" w:rsidR="002A1831" w:rsidP="002A1831" w:rsidRDefault="002A1831" w14:paraId="3B5222A4" w14:textId="405CBDDB">
            <w:pPr>
              <w:rPr>
                <w:color w:val="234170" w:themeColor="text2" w:themeShade="BF"/>
                <w:rPrChange w:author="Dadhi, Shruti (EHS)" w:date="2025-08-28T17:12:00Z" w16du:dateUtc="2025-08-28T21:12:00Z" w:id="263">
                  <w:rPr>
                    <w:color w:val="FF0000"/>
                  </w:rPr>
                </w:rPrChange>
              </w:rPr>
            </w:pPr>
            <w:r w:rsidRPr="002C461C">
              <w:rPr>
                <w:color w:val="234170" w:themeColor="text2" w:themeShade="BF"/>
                <w:rPrChange w:author="Dadhi, Shruti (EHS)" w:date="2025-08-28T17:12:00Z" w16du:dateUtc="2025-08-28T21:12:00Z" w:id="264">
                  <w:rPr>
                    <w:color w:val="FF0000"/>
                  </w:rPr>
                </w:rPrChange>
              </w:rPr>
              <w:t>12/1/24</w:t>
            </w:r>
          </w:p>
        </w:tc>
        <w:tc>
          <w:tcPr>
            <w:tcW w:w="1375" w:type="dxa"/>
          </w:tcPr>
          <w:p w:rsidRPr="002C461C" w:rsidR="002A1831" w:rsidP="002A1831" w:rsidRDefault="002A1831" w14:paraId="5907C3AB" w14:textId="40EC5080">
            <w:pPr>
              <w:rPr>
                <w:color w:val="234170" w:themeColor="text2" w:themeShade="BF"/>
                <w:rPrChange w:author="Dadhi, Shruti (EHS)" w:date="2025-08-28T17:12:00Z" w16du:dateUtc="2025-08-28T21:12:00Z" w:id="265">
                  <w:rPr>
                    <w:color w:val="FF0000"/>
                  </w:rPr>
                </w:rPrChange>
              </w:rPr>
            </w:pPr>
            <w:r w:rsidRPr="002C461C">
              <w:rPr>
                <w:color w:val="234170" w:themeColor="text2" w:themeShade="BF"/>
                <w:rPrChange w:author="Dadhi, Shruti (EHS)" w:date="2025-08-28T17:12:00Z" w16du:dateUtc="2025-08-28T21:12:00Z" w:id="266">
                  <w:rPr>
                    <w:color w:val="FF0000"/>
                  </w:rPr>
                </w:rPrChange>
              </w:rPr>
              <w:t>1/1/25</w:t>
            </w:r>
          </w:p>
        </w:tc>
        <w:tc>
          <w:tcPr>
            <w:tcW w:w="1375" w:type="dxa"/>
          </w:tcPr>
          <w:p w:rsidRPr="002C461C" w:rsidR="002A1831" w:rsidP="002A1831" w:rsidRDefault="002A1831" w14:paraId="19EA6C03" w14:textId="07821329">
            <w:pPr>
              <w:rPr>
                <w:color w:val="234170" w:themeColor="text2" w:themeShade="BF"/>
                <w:rPrChange w:author="Dadhi, Shruti (EHS)" w:date="2025-08-28T17:12:00Z" w16du:dateUtc="2025-08-28T21:12:00Z" w:id="267">
                  <w:rPr>
                    <w:color w:val="FF0000"/>
                  </w:rPr>
                </w:rPrChange>
              </w:rPr>
            </w:pPr>
            <w:r w:rsidRPr="002C461C">
              <w:rPr>
                <w:color w:val="234170" w:themeColor="text2" w:themeShade="BF"/>
                <w:rPrChange w:author="Dadhi, Shruti (EHS)" w:date="2025-08-28T17:12:00Z" w16du:dateUtc="2025-08-28T21:12:00Z" w:id="268">
                  <w:rPr>
                    <w:color w:val="FF0000"/>
                  </w:rPr>
                </w:rPrChange>
              </w:rPr>
              <w:t>02/01/2025 (current Month)</w:t>
            </w:r>
          </w:p>
        </w:tc>
      </w:tr>
      <w:tr w:rsidRPr="002C461C" w:rsidR="004D7AA9" w:rsidTr="002A1831" w14:paraId="300D7AF3" w14:textId="513E705A">
        <w:tc>
          <w:tcPr>
            <w:tcW w:w="1374" w:type="dxa"/>
          </w:tcPr>
          <w:p w:rsidRPr="002C461C" w:rsidR="002A1831" w:rsidP="002A1831" w:rsidRDefault="002A1831" w14:paraId="66B03EA7" w14:textId="77777777">
            <w:pPr>
              <w:rPr>
                <w:color w:val="234170" w:themeColor="text2" w:themeShade="BF"/>
                <w:rPrChange w:author="Dadhi, Shruti (EHS)" w:date="2025-08-28T17:12:00Z" w16du:dateUtc="2025-08-28T21:12:00Z" w:id="269">
                  <w:rPr>
                    <w:color w:val="FF0000"/>
                  </w:rPr>
                </w:rPrChange>
              </w:rPr>
            </w:pPr>
          </w:p>
        </w:tc>
        <w:tc>
          <w:tcPr>
            <w:tcW w:w="1374" w:type="dxa"/>
          </w:tcPr>
          <w:p w:rsidRPr="002C461C" w:rsidR="002A1831" w:rsidP="002A1831" w:rsidRDefault="002A1831" w14:paraId="12608D53" w14:textId="77777777">
            <w:pPr>
              <w:rPr>
                <w:color w:val="234170" w:themeColor="text2" w:themeShade="BF"/>
                <w:rPrChange w:author="Dadhi, Shruti (EHS)" w:date="2025-08-28T17:12:00Z" w16du:dateUtc="2025-08-28T21:12:00Z" w:id="270">
                  <w:rPr>
                    <w:color w:val="FF0000"/>
                  </w:rPr>
                </w:rPrChange>
              </w:rPr>
            </w:pPr>
          </w:p>
        </w:tc>
        <w:tc>
          <w:tcPr>
            <w:tcW w:w="1374" w:type="dxa"/>
          </w:tcPr>
          <w:p w:rsidRPr="002C461C" w:rsidR="002A1831" w:rsidP="002A1831" w:rsidRDefault="002A1831" w14:paraId="1D1A57E9" w14:textId="77777777">
            <w:pPr>
              <w:rPr>
                <w:color w:val="234170" w:themeColor="text2" w:themeShade="BF"/>
                <w:rPrChange w:author="Dadhi, Shruti (EHS)" w:date="2025-08-28T17:12:00Z" w16du:dateUtc="2025-08-28T21:12:00Z" w:id="271">
                  <w:rPr>
                    <w:color w:val="FF0000"/>
                  </w:rPr>
                </w:rPrChange>
              </w:rPr>
            </w:pPr>
          </w:p>
        </w:tc>
        <w:tc>
          <w:tcPr>
            <w:tcW w:w="1374" w:type="dxa"/>
          </w:tcPr>
          <w:p w:rsidRPr="002C461C" w:rsidR="002A1831" w:rsidP="002A1831" w:rsidRDefault="002A1831" w14:paraId="16AB464F" w14:textId="77777777">
            <w:pPr>
              <w:rPr>
                <w:color w:val="234170" w:themeColor="text2" w:themeShade="BF"/>
                <w:rPrChange w:author="Dadhi, Shruti (EHS)" w:date="2025-08-28T17:12:00Z" w16du:dateUtc="2025-08-28T21:12:00Z" w:id="272">
                  <w:rPr>
                    <w:color w:val="FF0000"/>
                  </w:rPr>
                </w:rPrChange>
              </w:rPr>
            </w:pPr>
          </w:p>
        </w:tc>
        <w:tc>
          <w:tcPr>
            <w:tcW w:w="1374" w:type="dxa"/>
          </w:tcPr>
          <w:p w:rsidRPr="002C461C" w:rsidR="002A1831" w:rsidP="002A1831" w:rsidRDefault="002A1831" w14:paraId="43B5152C" w14:textId="77777777">
            <w:pPr>
              <w:rPr>
                <w:color w:val="234170" w:themeColor="text2" w:themeShade="BF"/>
                <w:rPrChange w:author="Dadhi, Shruti (EHS)" w:date="2025-08-28T17:12:00Z" w16du:dateUtc="2025-08-28T21:12:00Z" w:id="273">
                  <w:rPr>
                    <w:color w:val="FF0000"/>
                  </w:rPr>
                </w:rPrChange>
              </w:rPr>
            </w:pPr>
          </w:p>
        </w:tc>
        <w:tc>
          <w:tcPr>
            <w:tcW w:w="1375" w:type="dxa"/>
          </w:tcPr>
          <w:p w:rsidRPr="002C461C" w:rsidR="002A1831" w:rsidP="002A1831" w:rsidRDefault="002A1831" w14:paraId="14FA15F9" w14:textId="77777777">
            <w:pPr>
              <w:rPr>
                <w:color w:val="234170" w:themeColor="text2" w:themeShade="BF"/>
                <w:rPrChange w:author="Dadhi, Shruti (EHS)" w:date="2025-08-28T17:12:00Z" w16du:dateUtc="2025-08-28T21:12:00Z" w:id="274">
                  <w:rPr>
                    <w:color w:val="FF0000"/>
                  </w:rPr>
                </w:rPrChange>
              </w:rPr>
            </w:pPr>
          </w:p>
        </w:tc>
        <w:tc>
          <w:tcPr>
            <w:tcW w:w="1375" w:type="dxa"/>
          </w:tcPr>
          <w:p w:rsidRPr="002C461C" w:rsidR="002A1831" w:rsidP="002A1831" w:rsidRDefault="002A1831" w14:paraId="5929B4E4" w14:textId="77777777">
            <w:pPr>
              <w:rPr>
                <w:color w:val="234170" w:themeColor="text2" w:themeShade="BF"/>
                <w:rPrChange w:author="Dadhi, Shruti (EHS)" w:date="2025-08-28T17:12:00Z" w16du:dateUtc="2025-08-28T21:12:00Z" w:id="275">
                  <w:rPr>
                    <w:color w:val="FF0000"/>
                  </w:rPr>
                </w:rPrChange>
              </w:rPr>
            </w:pPr>
          </w:p>
        </w:tc>
        <w:tc>
          <w:tcPr>
            <w:tcW w:w="1375" w:type="dxa"/>
          </w:tcPr>
          <w:p w:rsidRPr="002C461C" w:rsidR="002A1831" w:rsidP="002A1831" w:rsidRDefault="002A1831" w14:paraId="63690E8D" w14:textId="77777777">
            <w:pPr>
              <w:rPr>
                <w:color w:val="234170" w:themeColor="text2" w:themeShade="BF"/>
                <w:rPrChange w:author="Dadhi, Shruti (EHS)" w:date="2025-08-28T17:12:00Z" w16du:dateUtc="2025-08-28T21:12:00Z" w:id="276">
                  <w:rPr>
                    <w:color w:val="FF0000"/>
                  </w:rPr>
                </w:rPrChange>
              </w:rPr>
            </w:pPr>
          </w:p>
        </w:tc>
        <w:tc>
          <w:tcPr>
            <w:tcW w:w="1375" w:type="dxa"/>
          </w:tcPr>
          <w:p w:rsidRPr="002C461C" w:rsidR="002A1831" w:rsidP="002A1831" w:rsidRDefault="002A1831" w14:paraId="5060199A" w14:textId="77777777">
            <w:pPr>
              <w:rPr>
                <w:color w:val="234170" w:themeColor="text2" w:themeShade="BF"/>
                <w:rPrChange w:author="Dadhi, Shruti (EHS)" w:date="2025-08-28T17:12:00Z" w16du:dateUtc="2025-08-28T21:12:00Z" w:id="277">
                  <w:rPr>
                    <w:color w:val="FF0000"/>
                  </w:rPr>
                </w:rPrChange>
              </w:rPr>
            </w:pPr>
          </w:p>
        </w:tc>
        <w:tc>
          <w:tcPr>
            <w:tcW w:w="1375" w:type="dxa"/>
          </w:tcPr>
          <w:p w:rsidRPr="002C461C" w:rsidR="002A1831" w:rsidP="002A1831" w:rsidRDefault="002A1831" w14:paraId="11C315BF" w14:textId="77777777">
            <w:pPr>
              <w:rPr>
                <w:color w:val="234170" w:themeColor="text2" w:themeShade="BF"/>
                <w:rPrChange w:author="Dadhi, Shruti (EHS)" w:date="2025-08-28T17:12:00Z" w16du:dateUtc="2025-08-28T21:12:00Z" w:id="278">
                  <w:rPr>
                    <w:color w:val="FF0000"/>
                  </w:rPr>
                </w:rPrChange>
              </w:rPr>
            </w:pPr>
          </w:p>
        </w:tc>
        <w:tc>
          <w:tcPr>
            <w:tcW w:w="1375" w:type="dxa"/>
          </w:tcPr>
          <w:p w:rsidRPr="002C461C" w:rsidR="002A1831" w:rsidP="002A1831" w:rsidRDefault="002A1831" w14:paraId="0425E9FA" w14:textId="77777777">
            <w:pPr>
              <w:rPr>
                <w:color w:val="234170" w:themeColor="text2" w:themeShade="BF"/>
                <w:rPrChange w:author="Dadhi, Shruti (EHS)" w:date="2025-08-28T17:12:00Z" w16du:dateUtc="2025-08-28T21:12:00Z" w:id="279">
                  <w:rPr>
                    <w:color w:val="FF0000"/>
                  </w:rPr>
                </w:rPrChange>
              </w:rPr>
            </w:pPr>
          </w:p>
        </w:tc>
        <w:tc>
          <w:tcPr>
            <w:tcW w:w="1375" w:type="dxa"/>
          </w:tcPr>
          <w:p w:rsidRPr="002C461C" w:rsidR="002A1831" w:rsidP="002A1831" w:rsidRDefault="002A1831" w14:paraId="3D8DC807" w14:textId="77777777">
            <w:pPr>
              <w:rPr>
                <w:color w:val="234170" w:themeColor="text2" w:themeShade="BF"/>
                <w:rPrChange w:author="Dadhi, Shruti (EHS)" w:date="2025-08-28T17:12:00Z" w16du:dateUtc="2025-08-28T21:12:00Z" w:id="280">
                  <w:rPr>
                    <w:color w:val="FF0000"/>
                  </w:rPr>
                </w:rPrChange>
              </w:rPr>
            </w:pPr>
          </w:p>
        </w:tc>
      </w:tr>
    </w:tbl>
    <w:p w:rsidRPr="002C461C" w:rsidR="002A1831" w:rsidP="002A1831" w:rsidRDefault="002A1831" w14:paraId="417C126D" w14:textId="77777777">
      <w:pPr>
        <w:ind w:left="1440"/>
        <w:rPr>
          <w:color w:val="234170" w:themeColor="text2" w:themeShade="BF"/>
          <w:rPrChange w:author="Dadhi, Shruti (EHS)" w:date="2025-08-28T17:12:00Z" w16du:dateUtc="2025-08-28T21:12:00Z" w:id="281">
            <w:rPr>
              <w:color w:val="FF0000"/>
            </w:rPr>
          </w:rPrChange>
        </w:rPr>
      </w:pPr>
    </w:p>
    <w:p w:rsidRPr="002C461C" w:rsidR="002A1831" w:rsidP="002A1831" w:rsidRDefault="002A1831" w14:paraId="59FFD098" w14:textId="5EFE562C">
      <w:pPr>
        <w:ind w:left="1440"/>
        <w:rPr>
          <w:rFonts w:ascii="Times New Roman" w:hAnsi="Times New Roman" w:cs="Times New Roman"/>
          <w:color w:val="234170" w:themeColor="text2" w:themeShade="BF"/>
          <w:sz w:val="24"/>
          <w:szCs w:val="24"/>
          <w:rPrChange w:author="Dadhi, Shruti (EHS)" w:date="2025-08-28T17:12:00Z" w16du:dateUtc="2025-08-28T21:12:00Z" w:id="282">
            <w:rPr>
              <w:color w:val="FF0000"/>
            </w:rPr>
          </w:rPrChange>
        </w:rPr>
      </w:pPr>
      <w:r w:rsidRPr="002C461C">
        <w:rPr>
          <w:rFonts w:ascii="Times New Roman" w:hAnsi="Times New Roman" w:cs="Times New Roman"/>
          <w:color w:val="234170" w:themeColor="text2" w:themeShade="BF"/>
          <w:sz w:val="24"/>
          <w:szCs w:val="24"/>
          <w:rPrChange w:author="Dadhi, Shruti (EHS)" w:date="2025-08-28T17:12:00Z" w16du:dateUtc="2025-08-28T21:12:00Z" w:id="283">
            <w:rPr>
              <w:color w:val="FF0000"/>
            </w:rPr>
          </w:rPrChange>
        </w:rPr>
        <w:t xml:space="preserve">Although cells would be visual representation (checkmark or red/yellow/green), tool </w:t>
      </w:r>
      <w:del w:author="Dadhi, Shruti (EHS)" w:date="2025-08-27T08:23:00Z" w16du:dateUtc="2025-08-27T12:23:00Z" w:id="284">
        <w:r w:rsidRPr="002C461C" w:rsidDel="00FB4DD6">
          <w:rPr>
            <w:rFonts w:ascii="Times New Roman" w:hAnsi="Times New Roman" w:cs="Times New Roman"/>
            <w:color w:val="234170" w:themeColor="text2" w:themeShade="BF"/>
            <w:sz w:val="24"/>
            <w:szCs w:val="24"/>
            <w:rPrChange w:author="Dadhi, Shruti (EHS)" w:date="2025-08-28T17:12:00Z" w16du:dateUtc="2025-08-28T21:12:00Z" w:id="285">
              <w:rPr>
                <w:color w:val="FF0000"/>
              </w:rPr>
            </w:rPrChange>
          </w:rPr>
          <w:delText>tip</w:delText>
        </w:r>
      </w:del>
      <w:ins w:author="Dadhi, Shruti (EHS)" w:date="2025-08-27T08:23:00Z" w16du:dateUtc="2025-08-27T12:23:00Z" w:id="286">
        <w:r w:rsidRPr="002C461C" w:rsidR="00FB4DD6">
          <w:rPr>
            <w:rFonts w:ascii="Times New Roman" w:hAnsi="Times New Roman" w:cs="Times New Roman"/>
            <w:color w:val="234170" w:themeColor="text2" w:themeShade="BF"/>
            <w:sz w:val="24"/>
            <w:szCs w:val="24"/>
            <w:rPrChange w:author="Dadhi, Shruti (EHS)" w:date="2025-08-28T17:12:00Z" w16du:dateUtc="2025-08-28T21:12:00Z" w:id="287">
              <w:rPr>
                <w:rFonts w:ascii="Times New Roman" w:hAnsi="Times New Roman" w:cs="Times New Roman"/>
                <w:color w:val="EE0000"/>
                <w:sz w:val="24"/>
                <w:szCs w:val="24"/>
              </w:rPr>
            </w:rPrChange>
          </w:rPr>
          <w:t>tips</w:t>
        </w:r>
      </w:ins>
      <w:r w:rsidRPr="002C461C">
        <w:rPr>
          <w:rFonts w:ascii="Times New Roman" w:hAnsi="Times New Roman" w:cs="Times New Roman"/>
          <w:color w:val="234170" w:themeColor="text2" w:themeShade="BF"/>
          <w:sz w:val="24"/>
          <w:szCs w:val="24"/>
          <w:rPrChange w:author="Dadhi, Shruti (EHS)" w:date="2025-08-28T17:12:00Z" w16du:dateUtc="2025-08-28T21:12:00Z" w:id="288">
            <w:rPr>
              <w:color w:val="FF0000"/>
            </w:rPr>
          </w:rPrChange>
        </w:rPr>
        <w:t xml:space="preserve"> would be available to get actual # volumes</w:t>
      </w:r>
    </w:p>
    <w:p w:rsidRPr="002C461C" w:rsidR="006D74C6" w:rsidRDefault="004D7AA9" w14:paraId="7E6EAF3C" w14:textId="19B01A26">
      <w:pPr>
        <w:pStyle w:val="Heading1"/>
        <w:numPr>
          <w:ilvl w:val="2"/>
          <w:numId w:val="23"/>
        </w:numPr>
        <w:rPr>
          <w:ins w:author="Dadhi, Shruti (EHS)" w:date="2025-08-21T15:16:00Z" w16du:dateUtc="2025-08-21T19:16:00Z" w:id="289"/>
          <w:color w:val="234170" w:themeColor="text2" w:themeShade="BF"/>
          <w:sz w:val="24"/>
          <w:szCs w:val="24"/>
          <w:rPrChange w:author="Dadhi, Shruti (EHS)" w:date="2025-08-28T17:12:00Z" w16du:dateUtc="2025-08-28T21:12:00Z" w:id="290">
            <w:rPr>
              <w:ins w:author="Dadhi, Shruti (EHS)" w:date="2025-08-21T15:16:00Z" w16du:dateUtc="2025-08-21T19:16:00Z" w:id="291"/>
              <w:color w:val="FF0000"/>
              <w:sz w:val="24"/>
              <w:szCs w:val="24"/>
            </w:rPr>
          </w:rPrChange>
        </w:rPr>
        <w:pPrChange w:author="Dadhi, Shruti (EHS)" w:date="2025-08-28T14:31:00Z" w16du:dateUtc="2025-08-28T18:31:00Z" w:id="292">
          <w:pPr>
            <w:pStyle w:val="Heading1"/>
            <w:numPr>
              <w:ilvl w:val="1"/>
              <w:numId w:val="10"/>
            </w:numPr>
            <w:ind w:left="1440" w:hanging="720"/>
          </w:pPr>
        </w:pPrChange>
      </w:pPr>
      <w:bookmarkStart w:name="_Toc207284760" w:id="293"/>
      <w:r w:rsidRPr="002C461C">
        <w:rPr>
          <w:color w:val="234170" w:themeColor="text2" w:themeShade="BF"/>
          <w:sz w:val="24"/>
          <w:szCs w:val="24"/>
          <w:rPrChange w:author="Dadhi, Shruti (EHS)" w:date="2025-08-28T17:12:00Z" w16du:dateUtc="2025-08-28T21:12:00Z" w:id="294">
            <w:rPr>
              <w:color w:val="FF0000"/>
              <w:sz w:val="24"/>
              <w:szCs w:val="24"/>
            </w:rPr>
          </w:rPrChange>
        </w:rPr>
        <w:t>Monthly Submission Tracker</w:t>
      </w:r>
      <w:bookmarkEnd w:id="293"/>
    </w:p>
    <w:p w:rsidRPr="00FB4DD6" w:rsidR="007541B6" w:rsidRDefault="007541B6" w14:paraId="55DACE65" w14:textId="5A985DB6">
      <w:pPr>
        <w:ind w:left="1440"/>
        <w:rPr>
          <w:ins w:author="Dadhi, Shruti (EHS)" w:date="2025-08-21T15:16:00Z" w16du:dateUtc="2025-08-21T19:16:00Z" w:id="295"/>
          <w:rFonts w:ascii="Times New Roman" w:hAnsi="Times New Roman" w:cs="Times New Roman"/>
          <w:color w:val="000000" w:themeColor="text1"/>
          <w:sz w:val="24"/>
          <w:szCs w:val="24"/>
          <w:rPrChange w:author="Dadhi, Shruti (EHS)" w:date="2025-08-27T08:23:00Z" w16du:dateUtc="2025-08-27T12:23:00Z" w:id="296">
            <w:rPr>
              <w:ins w:author="Dadhi, Shruti (EHS)" w:date="2025-08-21T15:16:00Z" w16du:dateUtc="2025-08-21T19:16:00Z" w:id="297"/>
            </w:rPr>
          </w:rPrChange>
        </w:rPr>
        <w:pPrChange w:author="Dadhi, Shruti (EHS)" w:date="2025-08-27T08:23:00Z" w16du:dateUtc="2025-08-27T12:23:00Z" w:id="298">
          <w:pPr>
            <w:pStyle w:val="ListParagraph"/>
            <w:numPr>
              <w:numId w:val="10"/>
            </w:numPr>
            <w:ind w:hanging="360"/>
          </w:pPr>
        </w:pPrChange>
      </w:pPr>
      <w:ins w:author="Dadhi, Shruti (EHS)" w:date="2025-08-21T15:16:00Z" w16du:dateUtc="2025-08-21T19:16:00Z" w:id="299">
        <w:r w:rsidRPr="00FB4DD6">
          <w:rPr>
            <w:rFonts w:ascii="Times New Roman" w:hAnsi="Times New Roman" w:cs="Times New Roman"/>
            <w:color w:val="000000" w:themeColor="text1"/>
            <w:sz w:val="24"/>
            <w:szCs w:val="24"/>
            <w:rPrChange w:author="Dadhi, Shruti (EHS)" w:date="2025-08-27T08:23:00Z" w16du:dateUtc="2025-08-27T12:23:00Z" w:id="300">
              <w:rPr/>
            </w:rPrChange>
          </w:rPr>
          <w:t>Note: Historical are the l</w:t>
        </w:r>
      </w:ins>
      <w:ins w:author="Dadhi, Shruti (EHS)" w:date="2025-08-21T15:17:00Z" w16du:dateUtc="2025-08-21T19:17:00Z" w:id="301">
        <w:r w:rsidRPr="00FB4DD6">
          <w:rPr>
            <w:rFonts w:ascii="Times New Roman" w:hAnsi="Times New Roman" w:cs="Times New Roman"/>
            <w:color w:val="000000" w:themeColor="text1"/>
            <w:sz w:val="24"/>
            <w:szCs w:val="24"/>
            <w:rPrChange w:author="Dadhi, Shruti (EHS)" w:date="2025-08-27T08:23:00Z" w16du:dateUtc="2025-08-27T12:23:00Z" w:id="302">
              <w:rPr/>
            </w:rPrChange>
          </w:rPr>
          <w:t>eft</w:t>
        </w:r>
      </w:ins>
      <w:ins w:author="Dadhi, Shruti (EHS)" w:date="2025-08-21T15:16:00Z" w16du:dateUtc="2025-08-21T19:16:00Z" w:id="303">
        <w:r w:rsidRPr="00FB4DD6">
          <w:rPr>
            <w:rFonts w:ascii="Times New Roman" w:hAnsi="Times New Roman" w:cs="Times New Roman"/>
            <w:color w:val="000000" w:themeColor="text1"/>
            <w:sz w:val="24"/>
            <w:szCs w:val="24"/>
            <w:rPrChange w:author="Dadhi, Shruti (EHS)" w:date="2025-08-27T08:23:00Z" w16du:dateUtc="2025-08-27T12:23:00Z" w:id="304">
              <w:rPr/>
            </w:rPrChange>
          </w:rPr>
          <w:t xml:space="preserve"> side of the Encounter Submission KPI</w:t>
        </w:r>
      </w:ins>
    </w:p>
    <w:p w:rsidRPr="007541B6" w:rsidR="007541B6" w:rsidRDefault="001D0FEF" w14:paraId="20B622C8" w14:textId="4FEC258B">
      <w:pPr>
        <w:rPr>
          <w:ins w:author="Dadhi, Shruti (EHS)" w:date="2025-08-21T15:16:00Z" w16du:dateUtc="2025-08-21T19:16:00Z" w:id="305"/>
          <w:rPrChange w:author="Dadhi, Shruti (EHS)" w:date="2025-08-21T15:16:00Z" w16du:dateUtc="2025-08-21T19:16:00Z" w:id="306">
            <w:rPr>
              <w:ins w:author="Dadhi, Shruti (EHS)" w:date="2025-08-21T15:16:00Z" w16du:dateUtc="2025-08-21T19:16:00Z" w:id="307"/>
              <w:color w:val="FF0000"/>
              <w:sz w:val="24"/>
              <w:szCs w:val="24"/>
            </w:rPr>
          </w:rPrChange>
        </w:rPr>
        <w:pPrChange w:author="Dadhi, Shruti (EHS)" w:date="2025-08-21T15:16:00Z" w16du:dateUtc="2025-08-21T19:16:00Z" w:id="308">
          <w:pPr>
            <w:pStyle w:val="Heading1"/>
            <w:numPr>
              <w:ilvl w:val="1"/>
              <w:numId w:val="10"/>
            </w:numPr>
            <w:ind w:left="1440" w:hanging="720"/>
          </w:pPr>
        </w:pPrChange>
      </w:pPr>
      <w:ins w:author="Dadhi, Shruti (EHS)" w:date="2025-08-21T15:18:00Z" w16du:dateUtc="2025-08-21T19:18:00Z" w:id="309">
        <w:r w:rsidRPr="001D0FEF">
          <w:rPr>
            <w:noProof/>
          </w:rPr>
          <w:drawing>
            <wp:inline distT="0" distB="0" distL="0" distR="0" wp14:anchorId="316915D2" wp14:editId="0669EE82">
              <wp:extent cx="6115050" cy="3540125"/>
              <wp:effectExtent l="0" t="0" r="0" b="3175"/>
              <wp:docPr id="1009490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490465" name=""/>
                      <pic:cNvPicPr/>
                    </pic:nvPicPr>
                    <pic:blipFill>
                      <a:blip r:embed="rId12"/>
                      <a:stretch>
                        <a:fillRect/>
                      </a:stretch>
                    </pic:blipFill>
                    <pic:spPr>
                      <a:xfrm>
                        <a:off x="0" y="0"/>
                        <a:ext cx="6115050" cy="3540125"/>
                      </a:xfrm>
                      <a:prstGeom prst="rect">
                        <a:avLst/>
                      </a:prstGeom>
                    </pic:spPr>
                  </pic:pic>
                </a:graphicData>
              </a:graphic>
            </wp:inline>
          </w:drawing>
        </w:r>
      </w:ins>
    </w:p>
    <w:p w:rsidRPr="007541B6" w:rsidR="007541B6" w:rsidRDefault="007541B6" w14:paraId="2E0AA108" w14:textId="77777777">
      <w:pPr>
        <w:rPr>
          <w:rPrChange w:author="Dadhi, Shruti (EHS)" w:date="2025-08-21T15:16:00Z" w16du:dateUtc="2025-08-21T19:16:00Z" w:id="310">
            <w:rPr>
              <w:color w:val="FF0000"/>
              <w:sz w:val="24"/>
              <w:szCs w:val="24"/>
            </w:rPr>
          </w:rPrChange>
        </w:rPr>
        <w:pPrChange w:author="Dadhi, Shruti (EHS)" w:date="2025-08-21T15:16:00Z" w16du:dateUtc="2025-08-21T19:16:00Z" w:id="311">
          <w:pPr>
            <w:pStyle w:val="Heading1"/>
            <w:numPr>
              <w:ilvl w:val="1"/>
              <w:numId w:val="10"/>
            </w:numPr>
            <w:ind w:left="1440" w:hanging="720"/>
          </w:pPr>
        </w:pPrChange>
      </w:pPr>
    </w:p>
    <w:p w:rsidRPr="00FB4DD6" w:rsidR="006D74C6" w:rsidP="006D74C6" w:rsidRDefault="006D74C6" w14:paraId="3D39AED4" w14:textId="1226C52B">
      <w:pPr>
        <w:ind w:left="1440"/>
        <w:rPr>
          <w:rFonts w:ascii="Times New Roman" w:hAnsi="Times New Roman" w:cs="Times New Roman"/>
          <w:color w:val="000000" w:themeColor="text1"/>
          <w:sz w:val="24"/>
          <w:szCs w:val="24"/>
          <w:rPrChange w:author="Dadhi, Shruti (EHS)" w:date="2025-08-27T08:23:00Z" w16du:dateUtc="2025-08-27T12:23:00Z" w:id="312">
            <w:rPr>
              <w:color w:val="FF0000"/>
            </w:rPr>
          </w:rPrChange>
        </w:rPr>
      </w:pPr>
      <w:r w:rsidRPr="00FB4DD6">
        <w:rPr>
          <w:rFonts w:ascii="Times New Roman" w:hAnsi="Times New Roman" w:cs="Times New Roman"/>
          <w:color w:val="000000" w:themeColor="text1"/>
          <w:sz w:val="24"/>
          <w:szCs w:val="24"/>
          <w:rPrChange w:author="Dadhi, Shruti (EHS)" w:date="2025-08-27T08:23:00Z" w16du:dateUtc="2025-08-27T12:23:00Z" w:id="313">
            <w:rPr>
              <w:color w:val="FF0000"/>
            </w:rPr>
          </w:rPrChange>
        </w:rPr>
        <w:t xml:space="preserve">This view would show MCEs (MCO [Model A’s counted as payer], SCO, ICO, MBHP) and how they </w:t>
      </w:r>
      <w:r w:rsidRPr="00FB4DD6" w:rsidR="00EA3CFF">
        <w:rPr>
          <w:rFonts w:ascii="Times New Roman" w:hAnsi="Times New Roman" w:cs="Times New Roman"/>
          <w:color w:val="000000" w:themeColor="text1"/>
          <w:sz w:val="24"/>
          <w:szCs w:val="24"/>
          <w:rPrChange w:author="Dadhi, Shruti (EHS)" w:date="2025-08-27T08:23:00Z" w16du:dateUtc="2025-08-27T12:23:00Z" w:id="314">
            <w:rPr>
              <w:color w:val="FF0000"/>
            </w:rPr>
          </w:rPrChange>
        </w:rPr>
        <w:t xml:space="preserve">submitted data each month.  Each </w:t>
      </w:r>
      <w:del w:author="Dadhi, Shruti (EHS)" w:date="2025-08-27T09:45:00Z" w16du:dateUtc="2025-08-27T13:45:00Z" w:id="315">
        <w:r w:rsidRPr="00FB4DD6" w:rsidDel="00726DC0" w:rsidR="00EA3CFF">
          <w:rPr>
            <w:rFonts w:ascii="Times New Roman" w:hAnsi="Times New Roman" w:cs="Times New Roman"/>
            <w:color w:val="000000" w:themeColor="text1"/>
            <w:sz w:val="24"/>
            <w:szCs w:val="24"/>
            <w:rPrChange w:author="Dadhi, Shruti (EHS)" w:date="2025-08-27T08:23:00Z" w16du:dateUtc="2025-08-27T12:23:00Z" w:id="316">
              <w:rPr>
                <w:color w:val="FF0000"/>
              </w:rPr>
            </w:rPrChange>
          </w:rPr>
          <w:delText>months</w:delText>
        </w:r>
      </w:del>
      <w:ins w:author="Dadhi, Shruti (EHS)" w:date="2025-08-27T09:45:00Z" w16du:dateUtc="2025-08-27T13:45:00Z" w:id="317">
        <w:r w:rsidRPr="00726DC0" w:rsidR="00726DC0">
          <w:rPr>
            <w:rFonts w:ascii="Times New Roman" w:hAnsi="Times New Roman" w:cs="Times New Roman"/>
            <w:color w:val="000000" w:themeColor="text1"/>
            <w:sz w:val="24"/>
            <w:szCs w:val="24"/>
          </w:rPr>
          <w:t>month’s</w:t>
        </w:r>
      </w:ins>
      <w:r w:rsidRPr="00FB4DD6" w:rsidR="00EA3CFF">
        <w:rPr>
          <w:rFonts w:ascii="Times New Roman" w:hAnsi="Times New Roman" w:cs="Times New Roman"/>
          <w:color w:val="000000" w:themeColor="text1"/>
          <w:sz w:val="24"/>
          <w:szCs w:val="24"/>
          <w:rPrChange w:author="Dadhi, Shruti (EHS)" w:date="2025-08-27T08:23:00Z" w16du:dateUtc="2025-08-27T12:23:00Z" w:id="318">
            <w:rPr>
              <w:color w:val="FF0000"/>
            </w:rPr>
          </w:rPrChange>
        </w:rPr>
        <w:t xml:space="preserve"> submissions in paid amounts and claims for the past 3 months would be compared to a </w:t>
      </w:r>
      <w:del w:author="Dadhi, Shruti (EHS)" w:date="2025-08-27T09:45:00Z" w16du:dateUtc="2025-08-27T13:45:00Z" w:id="319">
        <w:r w:rsidRPr="00FB4DD6" w:rsidDel="00726DC0" w:rsidR="00EA3CFF">
          <w:rPr>
            <w:rFonts w:ascii="Times New Roman" w:hAnsi="Times New Roman" w:cs="Times New Roman"/>
            <w:color w:val="000000" w:themeColor="text1"/>
            <w:sz w:val="24"/>
            <w:szCs w:val="24"/>
            <w:rPrChange w:author="Dadhi, Shruti (EHS)" w:date="2025-08-27T08:23:00Z" w16du:dateUtc="2025-08-27T12:23:00Z" w:id="320">
              <w:rPr>
                <w:color w:val="FF0000"/>
              </w:rPr>
            </w:rPrChange>
          </w:rPr>
          <w:delText>12 month</w:delText>
        </w:r>
      </w:del>
      <w:ins w:author="Dadhi, Shruti (EHS)" w:date="2025-08-27T09:45:00Z" w16du:dateUtc="2025-08-27T13:45:00Z" w:id="321">
        <w:r w:rsidRPr="00726DC0" w:rsidR="00726DC0">
          <w:rPr>
            <w:rFonts w:ascii="Times New Roman" w:hAnsi="Times New Roman" w:cs="Times New Roman"/>
            <w:color w:val="000000" w:themeColor="text1"/>
            <w:sz w:val="24"/>
            <w:szCs w:val="24"/>
          </w:rPr>
          <w:t>12-month</w:t>
        </w:r>
      </w:ins>
      <w:r w:rsidRPr="00FB4DD6" w:rsidR="00EA3CFF">
        <w:rPr>
          <w:rFonts w:ascii="Times New Roman" w:hAnsi="Times New Roman" w:cs="Times New Roman"/>
          <w:color w:val="000000" w:themeColor="text1"/>
          <w:sz w:val="24"/>
          <w:szCs w:val="24"/>
          <w:rPrChange w:author="Dadhi, Shruti (EHS)" w:date="2025-08-27T08:23:00Z" w16du:dateUtc="2025-08-27T12:23:00Z" w:id="322">
            <w:rPr>
              <w:color w:val="FF0000"/>
            </w:rPr>
          </w:rPrChange>
        </w:rPr>
        <w:t xml:space="preserve"> rolling average and used to calculate a completion threshold in order to deem that the MCO has submitted sufficient volume of recent claims data to classify their monthly submission as “complete”.  This would be seen as rolling monthly information that could be filtered as needed by requestor.</w:t>
      </w:r>
    </w:p>
    <w:p w:rsidRPr="0093507D" w:rsidR="00EA3CFF" w:rsidP="006D74C6" w:rsidRDefault="00EA3CFF" w14:paraId="77A80D09" w14:textId="77777777">
      <w:pPr>
        <w:ind w:left="1440"/>
        <w:rPr>
          <w:color w:val="FF0000"/>
        </w:rPr>
      </w:pPr>
    </w:p>
    <w:p w:rsidRPr="002C461C" w:rsidR="00EA3CFF" w:rsidP="00EA3CFF" w:rsidRDefault="00EA3CFF" w14:paraId="0324C8EB" w14:textId="432F69E6">
      <w:pPr>
        <w:ind w:left="1440"/>
        <w:rPr>
          <w:rFonts w:ascii="Times New Roman" w:hAnsi="Times New Roman" w:cs="Times New Roman"/>
          <w:color w:val="234170" w:themeColor="text2" w:themeShade="BF"/>
          <w:sz w:val="24"/>
          <w:szCs w:val="24"/>
          <w:rPrChange w:author="Dadhi, Shruti (EHS)" w:date="2025-08-28T17:12:00Z" w16du:dateUtc="2025-08-28T21:12:00Z" w:id="323">
            <w:rPr>
              <w:color w:val="FF0000"/>
            </w:rPr>
          </w:rPrChange>
        </w:rPr>
      </w:pPr>
      <w:r w:rsidRPr="002C461C">
        <w:rPr>
          <w:rFonts w:ascii="Times New Roman" w:hAnsi="Times New Roman" w:cs="Times New Roman"/>
          <w:color w:val="234170" w:themeColor="text2" w:themeShade="BF"/>
          <w:sz w:val="24"/>
          <w:szCs w:val="24"/>
          <w:rPrChange w:author="Dadhi, Shruti (EHS)" w:date="2025-08-28T17:12:00Z" w16du:dateUtc="2025-08-28T21:12:00Z" w:id="324">
            <w:rPr>
              <w:color w:val="FF0000"/>
            </w:rPr>
          </w:rPrChange>
        </w:rPr>
        <w:t>Ex table that would drive this:</w:t>
      </w:r>
    </w:p>
    <w:p w:rsidRPr="002C461C" w:rsidR="00EA3CFF" w:rsidP="00EA3CFF" w:rsidRDefault="00EA3CFF" w14:paraId="31E0BB84" w14:textId="77777777">
      <w:pPr>
        <w:pStyle w:val="ListParagraph"/>
        <w:numPr>
          <w:ilvl w:val="0"/>
          <w:numId w:val="17"/>
        </w:numPr>
        <w:rPr>
          <w:rFonts w:ascii="Times New Roman" w:hAnsi="Times New Roman" w:cs="Times New Roman"/>
          <w:color w:val="234170" w:themeColor="text2" w:themeShade="BF"/>
          <w:sz w:val="24"/>
          <w:szCs w:val="24"/>
          <w:rPrChange w:author="Dadhi, Shruti (EHS)" w:date="2025-08-28T17:12:00Z" w16du:dateUtc="2025-08-28T21:12:00Z" w:id="325">
            <w:rPr>
              <w:color w:val="FF0000"/>
            </w:rPr>
          </w:rPrChange>
        </w:rPr>
      </w:pPr>
      <w:r w:rsidRPr="002C461C">
        <w:rPr>
          <w:rFonts w:ascii="Times New Roman" w:hAnsi="Times New Roman" w:cs="Times New Roman"/>
          <w:color w:val="234170" w:themeColor="text2" w:themeShade="BF"/>
          <w:sz w:val="24"/>
          <w:szCs w:val="24"/>
          <w:rPrChange w:author="Dadhi, Shruti (EHS)" w:date="2025-08-28T17:12:00Z" w16du:dateUtc="2025-08-28T21:12:00Z" w:id="326">
            <w:rPr>
              <w:color w:val="FF0000"/>
            </w:rPr>
          </w:rPrChange>
        </w:rPr>
        <w:t>Plan Type (MCO/ACO, SCO, ICO, MBHP)</w:t>
      </w:r>
    </w:p>
    <w:p w:rsidRPr="002C461C" w:rsidR="00EA3CFF" w:rsidP="00EA3CFF" w:rsidRDefault="00EA3CFF" w14:paraId="21D34759" w14:textId="77777777">
      <w:pPr>
        <w:pStyle w:val="ListParagraph"/>
        <w:numPr>
          <w:ilvl w:val="0"/>
          <w:numId w:val="17"/>
        </w:numPr>
        <w:rPr>
          <w:rFonts w:ascii="Times New Roman" w:hAnsi="Times New Roman" w:cs="Times New Roman"/>
          <w:color w:val="234170" w:themeColor="text2" w:themeShade="BF"/>
          <w:sz w:val="24"/>
          <w:szCs w:val="24"/>
          <w:rPrChange w:author="Dadhi, Shruti (EHS)" w:date="2025-08-28T17:12:00Z" w16du:dateUtc="2025-08-28T21:12:00Z" w:id="327">
            <w:rPr>
              <w:color w:val="FF0000"/>
            </w:rPr>
          </w:rPrChange>
        </w:rPr>
      </w:pPr>
      <w:r w:rsidRPr="002C461C">
        <w:rPr>
          <w:rFonts w:ascii="Times New Roman" w:hAnsi="Times New Roman" w:cs="Times New Roman"/>
          <w:color w:val="234170" w:themeColor="text2" w:themeShade="BF"/>
          <w:sz w:val="24"/>
          <w:szCs w:val="24"/>
          <w:rPrChange w:author="Dadhi, Shruti (EHS)" w:date="2025-08-28T17:12:00Z" w16du:dateUtc="2025-08-28T21:12:00Z" w:id="328">
            <w:rPr>
              <w:color w:val="FF0000"/>
            </w:rPr>
          </w:rPrChange>
        </w:rPr>
        <w:t>Plan Name</w:t>
      </w:r>
    </w:p>
    <w:p w:rsidRPr="002C461C" w:rsidR="00EA3CFF" w:rsidP="00EA3CFF" w:rsidRDefault="00EA3CFF" w14:paraId="06192D99" w14:textId="7CB69ADA">
      <w:pPr>
        <w:pStyle w:val="ListParagraph"/>
        <w:numPr>
          <w:ilvl w:val="0"/>
          <w:numId w:val="17"/>
        </w:numPr>
        <w:rPr>
          <w:rFonts w:ascii="Times New Roman" w:hAnsi="Times New Roman" w:cs="Times New Roman"/>
          <w:color w:val="234170" w:themeColor="text2" w:themeShade="BF"/>
          <w:sz w:val="24"/>
          <w:szCs w:val="24"/>
          <w:rPrChange w:author="Dadhi, Shruti (EHS)" w:date="2025-08-28T17:12:00Z" w16du:dateUtc="2025-08-28T21:12:00Z" w:id="329">
            <w:rPr>
              <w:color w:val="FF0000"/>
            </w:rPr>
          </w:rPrChange>
        </w:rPr>
      </w:pPr>
      <w:r w:rsidRPr="002C461C">
        <w:rPr>
          <w:rFonts w:ascii="Times New Roman" w:hAnsi="Times New Roman" w:cs="Times New Roman"/>
          <w:color w:val="234170" w:themeColor="text2" w:themeShade="BF"/>
          <w:sz w:val="24"/>
          <w:szCs w:val="24"/>
          <w:rPrChange w:author="Dadhi, Shruti (EHS)" w:date="2025-08-28T17:12:00Z" w16du:dateUtc="2025-08-28T21:12:00Z" w:id="330">
            <w:rPr>
              <w:color w:val="FF0000"/>
            </w:rPr>
          </w:rPrChange>
        </w:rPr>
        <w:t>Plan PIDSL</w:t>
      </w:r>
    </w:p>
    <w:p w:rsidRPr="002C461C" w:rsidR="00EA3CFF" w:rsidP="00EA3CFF" w:rsidRDefault="00EA3CFF" w14:paraId="18BA963F" w14:textId="7705F14A">
      <w:pPr>
        <w:pStyle w:val="ListParagraph"/>
        <w:numPr>
          <w:ilvl w:val="0"/>
          <w:numId w:val="17"/>
        </w:numPr>
        <w:rPr>
          <w:rFonts w:ascii="Times New Roman" w:hAnsi="Times New Roman" w:cs="Times New Roman"/>
          <w:color w:val="234170" w:themeColor="text2" w:themeShade="BF"/>
          <w:sz w:val="24"/>
          <w:szCs w:val="24"/>
          <w:rPrChange w:author="Dadhi, Shruti (EHS)" w:date="2025-08-28T17:12:00Z" w16du:dateUtc="2025-08-28T21:12:00Z" w:id="331">
            <w:rPr>
              <w:color w:val="FF0000"/>
            </w:rPr>
          </w:rPrChange>
        </w:rPr>
      </w:pPr>
      <w:r w:rsidRPr="002C461C">
        <w:rPr>
          <w:rFonts w:ascii="Times New Roman" w:hAnsi="Times New Roman" w:cs="Times New Roman"/>
          <w:color w:val="234170" w:themeColor="text2" w:themeShade="BF"/>
          <w:sz w:val="24"/>
          <w:szCs w:val="24"/>
          <w:rPrChange w:author="Dadhi, Shruti (EHS)" w:date="2025-08-28T17:12:00Z" w16du:dateUtc="2025-08-28T21:12:00Z" w:id="332">
            <w:rPr>
              <w:color w:val="FF0000"/>
            </w:rPr>
          </w:rPrChange>
        </w:rPr>
        <w:t xml:space="preserve">Month of Submission </w:t>
      </w:r>
    </w:p>
    <w:p w:rsidRPr="002C461C" w:rsidR="00EA3CFF" w:rsidP="00EA3CFF" w:rsidRDefault="00EA3CFF" w14:paraId="2735F6ED" w14:textId="18464CC3">
      <w:pPr>
        <w:pStyle w:val="ListParagraph"/>
        <w:numPr>
          <w:ilvl w:val="0"/>
          <w:numId w:val="17"/>
        </w:numPr>
        <w:rPr>
          <w:rFonts w:ascii="Times New Roman" w:hAnsi="Times New Roman" w:cs="Times New Roman"/>
          <w:color w:val="234170" w:themeColor="text2" w:themeShade="BF"/>
          <w:sz w:val="24"/>
          <w:szCs w:val="24"/>
          <w:rPrChange w:author="Dadhi, Shruti (EHS)" w:date="2025-08-28T17:12:00Z" w16du:dateUtc="2025-08-28T21:12:00Z" w:id="333">
            <w:rPr>
              <w:color w:val="FF0000"/>
            </w:rPr>
          </w:rPrChange>
        </w:rPr>
      </w:pPr>
      <w:r w:rsidRPr="002C461C">
        <w:rPr>
          <w:rFonts w:ascii="Times New Roman" w:hAnsi="Times New Roman" w:cs="Times New Roman"/>
          <w:color w:val="234170" w:themeColor="text2" w:themeShade="BF"/>
          <w:sz w:val="24"/>
          <w:szCs w:val="24"/>
          <w:rPrChange w:author="Dadhi, Shruti (EHS)" w:date="2025-08-28T17:12:00Z" w16du:dateUtc="2025-08-28T21:12:00Z" w:id="334">
            <w:rPr>
              <w:color w:val="FF0000"/>
            </w:rPr>
          </w:rPrChange>
        </w:rPr>
        <w:t xml:space="preserve"># of Claim lines submitted with DOS </w:t>
      </w:r>
      <w:del w:author="Dadhi, Shruti (EHS)" w:date="2025-08-27T09:45:00Z" w16du:dateUtc="2025-08-27T13:45:00Z" w:id="335">
        <w:r w:rsidRPr="002C461C" w:rsidDel="00726DC0">
          <w:rPr>
            <w:rFonts w:ascii="Times New Roman" w:hAnsi="Times New Roman" w:cs="Times New Roman"/>
            <w:color w:val="234170" w:themeColor="text2" w:themeShade="BF"/>
            <w:sz w:val="24"/>
            <w:szCs w:val="24"/>
            <w:rPrChange w:author="Dadhi, Shruti (EHS)" w:date="2025-08-28T17:12:00Z" w16du:dateUtc="2025-08-28T21:12:00Z" w:id="336">
              <w:rPr>
                <w:color w:val="FF0000"/>
              </w:rPr>
            </w:rPrChange>
          </w:rPr>
          <w:delText>of</w:delText>
        </w:r>
      </w:del>
      <w:ins w:author="Dadhi, Shruti (EHS)" w:date="2025-08-27T09:45:00Z" w16du:dateUtc="2025-08-27T13:45:00Z" w:id="337">
        <w:r w:rsidRPr="002C461C" w:rsidR="00726DC0">
          <w:rPr>
            <w:rFonts w:ascii="Times New Roman" w:hAnsi="Times New Roman" w:cs="Times New Roman"/>
            <w:color w:val="234170" w:themeColor="text2" w:themeShade="BF"/>
            <w:sz w:val="24"/>
            <w:szCs w:val="24"/>
            <w:rPrChange w:author="Dadhi, Shruti (EHS)" w:date="2025-08-28T17:12:00Z" w16du:dateUtc="2025-08-28T21:12:00Z" w:id="338">
              <w:rPr>
                <w:color w:val="FF0000"/>
              </w:rPr>
            </w:rPrChange>
          </w:rPr>
          <w:t>for</w:t>
        </w:r>
      </w:ins>
      <w:r w:rsidRPr="002C461C">
        <w:rPr>
          <w:rFonts w:ascii="Times New Roman" w:hAnsi="Times New Roman" w:cs="Times New Roman"/>
          <w:color w:val="234170" w:themeColor="text2" w:themeShade="BF"/>
          <w:sz w:val="24"/>
          <w:szCs w:val="24"/>
          <w:rPrChange w:author="Dadhi, Shruti (EHS)" w:date="2025-08-28T17:12:00Z" w16du:dateUtc="2025-08-28T21:12:00Z" w:id="339">
            <w:rPr>
              <w:color w:val="FF0000"/>
            </w:rPr>
          </w:rPrChange>
        </w:rPr>
        <w:t xml:space="preserve"> the last 3 months this month</w:t>
      </w:r>
    </w:p>
    <w:p w:rsidRPr="002C461C" w:rsidR="00EA3CFF" w:rsidP="00EA3CFF" w:rsidRDefault="00EA3CFF" w14:paraId="3DDAD427" w14:textId="673E6D25">
      <w:pPr>
        <w:pStyle w:val="ListParagraph"/>
        <w:numPr>
          <w:ilvl w:val="0"/>
          <w:numId w:val="17"/>
        </w:numPr>
        <w:rPr>
          <w:rFonts w:ascii="Times New Roman" w:hAnsi="Times New Roman" w:cs="Times New Roman"/>
          <w:color w:val="234170" w:themeColor="text2" w:themeShade="BF"/>
          <w:sz w:val="24"/>
          <w:szCs w:val="24"/>
          <w:rPrChange w:author="Dadhi, Shruti (EHS)" w:date="2025-08-28T17:12:00Z" w16du:dateUtc="2025-08-28T21:12:00Z" w:id="340">
            <w:rPr>
              <w:color w:val="FF0000"/>
            </w:rPr>
          </w:rPrChange>
        </w:rPr>
      </w:pPr>
      <w:r w:rsidRPr="002C461C">
        <w:rPr>
          <w:rFonts w:ascii="Times New Roman" w:hAnsi="Times New Roman" w:cs="Times New Roman"/>
          <w:color w:val="234170" w:themeColor="text2" w:themeShade="BF"/>
          <w:sz w:val="24"/>
          <w:szCs w:val="24"/>
          <w:rPrChange w:author="Dadhi, Shruti (EHS)" w:date="2025-08-28T17:12:00Z" w16du:dateUtc="2025-08-28T21:12:00Z" w:id="341">
            <w:rPr>
              <w:color w:val="FF0000"/>
            </w:rPr>
          </w:rPrChange>
        </w:rPr>
        <w:t>Paid Amounts submitted with DOS of the last 3 months this month</w:t>
      </w:r>
    </w:p>
    <w:p w:rsidRPr="002C461C" w:rsidR="00EA3CFF" w:rsidP="00EA3CFF" w:rsidRDefault="00EA3CFF" w14:paraId="5881B6C1" w14:textId="73A4DCE4">
      <w:pPr>
        <w:pStyle w:val="ListParagraph"/>
        <w:numPr>
          <w:ilvl w:val="0"/>
          <w:numId w:val="17"/>
        </w:numPr>
        <w:rPr>
          <w:rFonts w:ascii="Times New Roman" w:hAnsi="Times New Roman" w:cs="Times New Roman"/>
          <w:color w:val="234170" w:themeColor="text2" w:themeShade="BF"/>
          <w:sz w:val="24"/>
          <w:szCs w:val="24"/>
          <w:rPrChange w:author="Dadhi, Shruti (EHS)" w:date="2025-08-28T17:12:00Z" w16du:dateUtc="2025-08-28T21:12:00Z" w:id="342">
            <w:rPr>
              <w:color w:val="FF0000"/>
            </w:rPr>
          </w:rPrChange>
        </w:rPr>
      </w:pPr>
      <w:r w:rsidRPr="002C461C">
        <w:rPr>
          <w:rFonts w:ascii="Times New Roman" w:hAnsi="Times New Roman" w:cs="Times New Roman"/>
          <w:color w:val="234170" w:themeColor="text2" w:themeShade="BF"/>
          <w:sz w:val="24"/>
          <w:szCs w:val="24"/>
          <w:rPrChange w:author="Dadhi, Shruti (EHS)" w:date="2025-08-28T17:12:00Z" w16du:dateUtc="2025-08-28T21:12:00Z" w:id="343">
            <w:rPr>
              <w:color w:val="FF0000"/>
            </w:rPr>
          </w:rPrChange>
        </w:rPr>
        <w:t xml:space="preserve">Rolling average [12 </w:t>
      </w:r>
      <w:del w:author="Dadhi, Shruti (EHS)" w:date="2025-08-27T09:45:00Z" w16du:dateUtc="2025-08-27T13:45:00Z" w:id="344">
        <w:r w:rsidRPr="002C461C" w:rsidDel="00726DC0">
          <w:rPr>
            <w:rFonts w:ascii="Times New Roman" w:hAnsi="Times New Roman" w:cs="Times New Roman"/>
            <w:color w:val="234170" w:themeColor="text2" w:themeShade="BF"/>
            <w:sz w:val="24"/>
            <w:szCs w:val="24"/>
            <w:rPrChange w:author="Dadhi, Shruti (EHS)" w:date="2025-08-28T17:12:00Z" w16du:dateUtc="2025-08-28T21:12:00Z" w:id="345">
              <w:rPr>
                <w:color w:val="FF0000"/>
              </w:rPr>
            </w:rPrChange>
          </w:rPr>
          <w:delText>months]  of</w:delText>
        </w:r>
      </w:del>
      <w:ins w:author="Dadhi, Shruti (EHS)" w:date="2025-08-27T09:45:00Z" w16du:dateUtc="2025-08-27T13:45:00Z" w:id="346">
        <w:r w:rsidRPr="002C461C" w:rsidR="00726DC0">
          <w:rPr>
            <w:rFonts w:ascii="Times New Roman" w:hAnsi="Times New Roman" w:cs="Times New Roman"/>
            <w:color w:val="234170" w:themeColor="text2" w:themeShade="BF"/>
            <w:sz w:val="24"/>
            <w:szCs w:val="24"/>
            <w:rPrChange w:author="Dadhi, Shruti (EHS)" w:date="2025-08-28T17:12:00Z" w16du:dateUtc="2025-08-28T21:12:00Z" w:id="347">
              <w:rPr>
                <w:color w:val="FF0000"/>
              </w:rPr>
            </w:rPrChange>
          </w:rPr>
          <w:t>months] of</w:t>
        </w:r>
      </w:ins>
      <w:r w:rsidRPr="002C461C">
        <w:rPr>
          <w:rFonts w:ascii="Times New Roman" w:hAnsi="Times New Roman" w:cs="Times New Roman"/>
          <w:color w:val="234170" w:themeColor="text2" w:themeShade="BF"/>
          <w:sz w:val="24"/>
          <w:szCs w:val="24"/>
          <w:rPrChange w:author="Dadhi, Shruti (EHS)" w:date="2025-08-28T17:12:00Z" w16du:dateUtc="2025-08-28T21:12:00Z" w:id="348">
            <w:rPr>
              <w:color w:val="FF0000"/>
            </w:rPr>
          </w:rPrChange>
        </w:rPr>
        <w:t xml:space="preserve"> # of Claim lines submitted with DOS of the last 3 months</w:t>
      </w:r>
    </w:p>
    <w:p w:rsidRPr="002C461C" w:rsidR="00EA3CFF" w:rsidP="00EA3CFF" w:rsidRDefault="00EA3CFF" w14:paraId="034CF27E" w14:textId="7B49874D">
      <w:pPr>
        <w:pStyle w:val="ListParagraph"/>
        <w:numPr>
          <w:ilvl w:val="0"/>
          <w:numId w:val="17"/>
        </w:numPr>
        <w:rPr>
          <w:rFonts w:ascii="Times New Roman" w:hAnsi="Times New Roman" w:cs="Times New Roman"/>
          <w:color w:val="234170" w:themeColor="text2" w:themeShade="BF"/>
          <w:sz w:val="24"/>
          <w:szCs w:val="24"/>
          <w:rPrChange w:author="Dadhi, Shruti (EHS)" w:date="2025-08-28T17:12:00Z" w16du:dateUtc="2025-08-28T21:12:00Z" w:id="349">
            <w:rPr>
              <w:color w:val="FF0000"/>
            </w:rPr>
          </w:rPrChange>
        </w:rPr>
      </w:pPr>
      <w:r w:rsidRPr="002C461C">
        <w:rPr>
          <w:rFonts w:ascii="Times New Roman" w:hAnsi="Times New Roman" w:cs="Times New Roman"/>
          <w:color w:val="234170" w:themeColor="text2" w:themeShade="BF"/>
          <w:sz w:val="24"/>
          <w:szCs w:val="24"/>
          <w:rPrChange w:author="Dadhi, Shruti (EHS)" w:date="2025-08-28T17:12:00Z" w16du:dateUtc="2025-08-28T21:12:00Z" w:id="350">
            <w:rPr>
              <w:color w:val="FF0000"/>
            </w:rPr>
          </w:rPrChange>
        </w:rPr>
        <w:t xml:space="preserve">Rolling average [12 </w:t>
      </w:r>
      <w:del w:author="Dadhi, Shruti (EHS)" w:date="2025-08-27T09:45:00Z" w16du:dateUtc="2025-08-27T13:45:00Z" w:id="351">
        <w:r w:rsidRPr="002C461C" w:rsidDel="00726DC0">
          <w:rPr>
            <w:rFonts w:ascii="Times New Roman" w:hAnsi="Times New Roman" w:cs="Times New Roman"/>
            <w:color w:val="234170" w:themeColor="text2" w:themeShade="BF"/>
            <w:sz w:val="24"/>
            <w:szCs w:val="24"/>
            <w:rPrChange w:author="Dadhi, Shruti (EHS)" w:date="2025-08-28T17:12:00Z" w16du:dateUtc="2025-08-28T21:12:00Z" w:id="352">
              <w:rPr>
                <w:color w:val="FF0000"/>
              </w:rPr>
            </w:rPrChange>
          </w:rPr>
          <w:delText>months]  of</w:delText>
        </w:r>
      </w:del>
      <w:ins w:author="Dadhi, Shruti (EHS)" w:date="2025-08-27T09:45:00Z" w16du:dateUtc="2025-08-27T13:45:00Z" w:id="353">
        <w:r w:rsidRPr="002C461C" w:rsidR="00726DC0">
          <w:rPr>
            <w:rFonts w:ascii="Times New Roman" w:hAnsi="Times New Roman" w:cs="Times New Roman"/>
            <w:color w:val="234170" w:themeColor="text2" w:themeShade="BF"/>
            <w:sz w:val="24"/>
            <w:szCs w:val="24"/>
            <w:rPrChange w:author="Dadhi, Shruti (EHS)" w:date="2025-08-28T17:12:00Z" w16du:dateUtc="2025-08-28T21:12:00Z" w:id="354">
              <w:rPr>
                <w:color w:val="FF0000"/>
              </w:rPr>
            </w:rPrChange>
          </w:rPr>
          <w:t>months] of</w:t>
        </w:r>
      </w:ins>
      <w:r w:rsidRPr="002C461C">
        <w:rPr>
          <w:rFonts w:ascii="Times New Roman" w:hAnsi="Times New Roman" w:cs="Times New Roman"/>
          <w:color w:val="234170" w:themeColor="text2" w:themeShade="BF"/>
          <w:sz w:val="24"/>
          <w:szCs w:val="24"/>
          <w:rPrChange w:author="Dadhi, Shruti (EHS)" w:date="2025-08-28T17:12:00Z" w16du:dateUtc="2025-08-28T21:12:00Z" w:id="355">
            <w:rPr>
              <w:color w:val="FF0000"/>
            </w:rPr>
          </w:rPrChange>
        </w:rPr>
        <w:t xml:space="preserve"> Paid Amounts submitted with DOS of the last 3 months</w:t>
      </w:r>
    </w:p>
    <w:p w:rsidRPr="002C461C" w:rsidR="00EA3CFF" w:rsidP="00EA3CFF" w:rsidRDefault="00EA3CFF" w14:paraId="3E2C8C10" w14:textId="63A65CA9">
      <w:pPr>
        <w:pStyle w:val="ListParagraph"/>
        <w:numPr>
          <w:ilvl w:val="0"/>
          <w:numId w:val="17"/>
        </w:numPr>
        <w:rPr>
          <w:rFonts w:ascii="Times New Roman" w:hAnsi="Times New Roman" w:cs="Times New Roman"/>
          <w:color w:val="234170" w:themeColor="text2" w:themeShade="BF"/>
          <w:sz w:val="24"/>
          <w:szCs w:val="24"/>
          <w:rPrChange w:author="Dadhi, Shruti (EHS)" w:date="2025-08-28T17:12:00Z" w16du:dateUtc="2025-08-28T21:12:00Z" w:id="356">
            <w:rPr>
              <w:color w:val="FF0000"/>
              <w:highlight w:val="yellow"/>
            </w:rPr>
          </w:rPrChange>
        </w:rPr>
      </w:pPr>
      <w:commentRangeStart w:id="357"/>
      <w:r w:rsidRPr="002C461C">
        <w:rPr>
          <w:rFonts w:ascii="Times New Roman" w:hAnsi="Times New Roman" w:cs="Times New Roman"/>
          <w:color w:val="234170" w:themeColor="text2" w:themeShade="BF"/>
          <w:sz w:val="24"/>
          <w:szCs w:val="24"/>
          <w:rPrChange w:author="Dadhi, Shruti (EHS)" w:date="2025-08-28T17:12:00Z" w16du:dateUtc="2025-08-28T21:12:00Z" w:id="358">
            <w:rPr>
              <w:color w:val="FF0000"/>
              <w:highlight w:val="yellow"/>
            </w:rPr>
          </w:rPrChange>
        </w:rPr>
        <w:t xml:space="preserve">Threshold met [claims and paid </w:t>
      </w:r>
      <w:r w:rsidRPr="002C461C" w:rsidR="0054112B">
        <w:rPr>
          <w:rFonts w:ascii="Times New Roman" w:hAnsi="Times New Roman" w:cs="Times New Roman"/>
          <w:color w:val="234170" w:themeColor="text2" w:themeShade="BF"/>
          <w:sz w:val="24"/>
          <w:szCs w:val="24"/>
          <w:rPrChange w:author="Dadhi, Shruti (EHS)" w:date="2025-08-28T17:12:00Z" w16du:dateUtc="2025-08-28T21:12:00Z" w:id="359">
            <w:rPr>
              <w:color w:val="FF0000"/>
              <w:highlight w:val="yellow"/>
            </w:rPr>
          </w:rPrChange>
        </w:rPr>
        <w:t>at least 90</w:t>
      </w:r>
      <w:r w:rsidRPr="002C461C">
        <w:rPr>
          <w:rFonts w:ascii="Times New Roman" w:hAnsi="Times New Roman" w:cs="Times New Roman"/>
          <w:color w:val="234170" w:themeColor="text2" w:themeShade="BF"/>
          <w:sz w:val="24"/>
          <w:szCs w:val="24"/>
          <w:rPrChange w:author="Dadhi, Shruti (EHS)" w:date="2025-08-28T17:12:00Z" w16du:dateUtc="2025-08-28T21:12:00Z" w:id="360">
            <w:rPr>
              <w:color w:val="FF0000"/>
              <w:highlight w:val="yellow"/>
            </w:rPr>
          </w:rPrChange>
        </w:rPr>
        <w:t>% of rolling average]</w:t>
      </w:r>
      <w:commentRangeEnd w:id="357"/>
      <w:r w:rsidRPr="002C461C">
        <w:rPr>
          <w:rFonts w:ascii="Times New Roman" w:hAnsi="Times New Roman" w:cs="Times New Roman"/>
          <w:color w:val="234170" w:themeColor="text2" w:themeShade="BF"/>
          <w:sz w:val="24"/>
          <w:szCs w:val="24"/>
          <w:rPrChange w:author="Dadhi, Shruti (EHS)" w:date="2025-08-28T17:12:00Z" w16du:dateUtc="2025-08-28T21:12:00Z" w:id="361">
            <w:rPr>
              <w:rStyle w:val="CommentReference"/>
              <w:color w:val="FF0000"/>
            </w:rPr>
          </w:rPrChange>
        </w:rPr>
        <w:commentReference w:id="357"/>
      </w:r>
    </w:p>
    <w:p w:rsidRPr="002C461C" w:rsidR="00EA3CFF" w:rsidP="006D74C6" w:rsidRDefault="00EA3CFF" w14:paraId="6FA6CBF0" w14:textId="77777777">
      <w:pPr>
        <w:ind w:left="1440"/>
        <w:rPr>
          <w:rFonts w:ascii="Times New Roman" w:hAnsi="Times New Roman" w:cs="Times New Roman"/>
          <w:color w:val="234170" w:themeColor="text2" w:themeShade="BF"/>
          <w:sz w:val="24"/>
          <w:szCs w:val="24"/>
          <w:rPrChange w:author="Dadhi, Shruti (EHS)" w:date="2025-08-28T17:12:00Z" w16du:dateUtc="2025-08-28T21:12:00Z" w:id="362">
            <w:rPr>
              <w:color w:val="FF0000"/>
            </w:rPr>
          </w:rPrChange>
        </w:rPr>
      </w:pPr>
    </w:p>
    <w:p w:rsidRPr="002C461C" w:rsidR="006D74C6" w:rsidP="00EA3CFF" w:rsidRDefault="00EA3CFF" w14:paraId="0E291E19" w14:textId="07A2D5E2">
      <w:pPr>
        <w:ind w:left="1440"/>
        <w:rPr>
          <w:rFonts w:ascii="Times New Roman" w:hAnsi="Times New Roman" w:cs="Times New Roman"/>
          <w:color w:val="234170" w:themeColor="text2" w:themeShade="BF"/>
          <w:sz w:val="24"/>
          <w:szCs w:val="24"/>
          <w:rPrChange w:author="Dadhi, Shruti (EHS)" w:date="2025-08-28T17:12:00Z" w16du:dateUtc="2025-08-28T21:12:00Z" w:id="363">
            <w:rPr>
              <w:color w:val="FF0000"/>
            </w:rPr>
          </w:rPrChange>
        </w:rPr>
      </w:pPr>
      <w:r w:rsidRPr="002C461C">
        <w:rPr>
          <w:rFonts w:ascii="Times New Roman" w:hAnsi="Times New Roman" w:cs="Times New Roman"/>
          <w:color w:val="234170" w:themeColor="text2" w:themeShade="BF"/>
          <w:sz w:val="24"/>
          <w:szCs w:val="24"/>
          <w:rPrChange w:author="Dadhi, Shruti (EHS)" w:date="2025-08-28T17:12:00Z" w16du:dateUtc="2025-08-28T21:12:00Z" w:id="364">
            <w:rPr>
              <w:color w:val="FF0000"/>
            </w:rPr>
          </w:rPrChange>
        </w:rPr>
        <w:t>This would allow filtering along plan types, months, names, and pidsls</w:t>
      </w:r>
    </w:p>
    <w:p w:rsidR="00653010" w:rsidP="00EA3CFF" w:rsidRDefault="00653010" w14:paraId="794E3AB6" w14:textId="77777777">
      <w:pPr>
        <w:ind w:left="1440"/>
        <w:rPr>
          <w:color w:val="FF0000"/>
        </w:rPr>
      </w:pPr>
    </w:p>
    <w:p w:rsidRPr="0093507D" w:rsidR="00653010" w:rsidP="00EA3CFF" w:rsidRDefault="00653010" w14:paraId="68535619" w14:textId="77777777">
      <w:pPr>
        <w:ind w:left="1440"/>
        <w:rPr>
          <w:color w:val="FF0000"/>
        </w:rPr>
      </w:pPr>
    </w:p>
    <w:p w:rsidRPr="008B2EC7" w:rsidR="006D74C6" w:rsidRDefault="006D74C6" w14:paraId="5A9B98C3" w14:textId="69B404CD">
      <w:pPr>
        <w:pStyle w:val="Heading1"/>
        <w:numPr>
          <w:ilvl w:val="2"/>
          <w:numId w:val="23"/>
        </w:numPr>
        <w:rPr>
          <w:ins w:author="Dadhi, Shruti (EHS)" w:date="2025-08-21T15:15:00Z" w16du:dateUtc="2025-08-21T19:15:00Z" w:id="365"/>
          <w:sz w:val="24"/>
          <w:szCs w:val="24"/>
          <w:rPrChange w:author="Dadhi, Shruti (EHS)" w:date="2025-08-27T09:45:00Z" w16du:dateUtc="2025-08-27T13:45:00Z" w:id="366">
            <w:rPr>
              <w:ins w:author="Dadhi, Shruti (EHS)" w:date="2025-08-21T15:15:00Z" w16du:dateUtc="2025-08-21T19:15:00Z" w:id="367"/>
              <w:color w:val="FF0000"/>
              <w:sz w:val="24"/>
              <w:szCs w:val="24"/>
            </w:rPr>
          </w:rPrChange>
        </w:rPr>
        <w:pPrChange w:author="Dadhi, Shruti (EHS)" w:date="2025-08-28T14:32:00Z" w16du:dateUtc="2025-08-28T18:32:00Z" w:id="368">
          <w:pPr>
            <w:pStyle w:val="Heading1"/>
            <w:numPr>
              <w:ilvl w:val="1"/>
              <w:numId w:val="10"/>
            </w:numPr>
            <w:ind w:left="1440" w:hanging="720"/>
          </w:pPr>
        </w:pPrChange>
      </w:pPr>
      <w:bookmarkStart w:name="_Toc207284761" w:id="369"/>
      <w:r w:rsidRPr="008B2EC7">
        <w:rPr>
          <w:sz w:val="24"/>
          <w:szCs w:val="24"/>
          <w:rPrChange w:author="Dadhi, Shruti (EHS)" w:date="2025-08-27T09:45:00Z" w16du:dateUtc="2025-08-27T13:45:00Z" w:id="370">
            <w:rPr>
              <w:color w:val="FF0000"/>
              <w:sz w:val="24"/>
              <w:szCs w:val="24"/>
            </w:rPr>
          </w:rPrChange>
        </w:rPr>
        <w:t>Historical resubmissions</w:t>
      </w:r>
      <w:bookmarkEnd w:id="369"/>
      <w:ins w:author="Dadhi, Shruti (EHS)" w:date="2025-08-21T15:15:00Z" w16du:dateUtc="2025-08-21T19:15:00Z" w:id="371">
        <w:r w:rsidRPr="008B2EC7" w:rsidR="00EF2803">
          <w:rPr>
            <w:sz w:val="24"/>
            <w:szCs w:val="24"/>
            <w:rPrChange w:author="Dadhi, Shruti (EHS)" w:date="2025-08-27T09:45:00Z" w16du:dateUtc="2025-08-27T13:45:00Z" w:id="372">
              <w:rPr>
                <w:color w:val="FF0000"/>
                <w:sz w:val="24"/>
                <w:szCs w:val="24"/>
              </w:rPr>
            </w:rPrChange>
          </w:rPr>
          <w:t xml:space="preserve"> </w:t>
        </w:r>
      </w:ins>
    </w:p>
    <w:p w:rsidRPr="00BA3942" w:rsidR="001D0FEF" w:rsidRDefault="0084573C" w14:paraId="312AAAB2" w14:textId="1CB060CE">
      <w:pPr>
        <w:ind w:left="1440"/>
        <w:rPr>
          <w:ins w:author="Dadhi, Shruti (EHS)" w:date="2025-08-21T15:18:00Z" w16du:dateUtc="2025-08-21T19:18:00Z" w:id="373"/>
          <w:rFonts w:ascii="Times New Roman" w:hAnsi="Times New Roman" w:cs="Times New Roman"/>
          <w:color w:val="000000" w:themeColor="text1"/>
          <w:sz w:val="24"/>
          <w:szCs w:val="24"/>
          <w:rPrChange w:author="Dadhi, Shruti (EHS)" w:date="2025-08-29T08:07:00Z" w16du:dateUtc="2025-08-29T12:07:00Z" w:id="374">
            <w:rPr>
              <w:ins w:author="Dadhi, Shruti (EHS)" w:date="2025-08-21T15:18:00Z" w16du:dateUtc="2025-08-21T19:18:00Z" w:id="375"/>
            </w:rPr>
          </w:rPrChange>
        </w:rPr>
        <w:pPrChange w:author="Dadhi, Shruti (EHS)" w:date="2025-08-29T08:07:00Z" w16du:dateUtc="2025-08-29T12:07:00Z" w:id="376">
          <w:pPr/>
        </w:pPrChange>
      </w:pPr>
      <w:ins w:author="Dadhi, Shruti (EHS)" w:date="2025-08-21T15:15:00Z" w16du:dateUtc="2025-08-21T19:15:00Z" w:id="377">
        <w:r w:rsidRPr="00FB4DD6">
          <w:rPr>
            <w:rFonts w:ascii="Times New Roman" w:hAnsi="Times New Roman" w:cs="Times New Roman"/>
            <w:color w:val="000000" w:themeColor="text1"/>
            <w:sz w:val="24"/>
            <w:szCs w:val="24"/>
            <w:rPrChange w:author="Dadhi, Shruti (EHS)" w:date="2025-08-27T08:23:00Z" w16du:dateUtc="2025-08-27T12:23:00Z" w:id="378">
              <w:rPr/>
            </w:rPrChange>
          </w:rPr>
          <w:t xml:space="preserve">Note: Historical are </w:t>
        </w:r>
      </w:ins>
      <w:ins w:author="Dadhi, Shruti (EHS)" w:date="2025-08-21T15:16:00Z" w16du:dateUtc="2025-08-21T19:16:00Z" w:id="379">
        <w:r w:rsidRPr="00FB4DD6">
          <w:rPr>
            <w:rFonts w:ascii="Times New Roman" w:hAnsi="Times New Roman" w:cs="Times New Roman"/>
            <w:color w:val="000000" w:themeColor="text1"/>
            <w:sz w:val="24"/>
            <w:szCs w:val="24"/>
            <w:rPrChange w:author="Dadhi, Shruti (EHS)" w:date="2025-08-27T08:23:00Z" w16du:dateUtc="2025-08-27T12:23:00Z" w:id="380">
              <w:rPr/>
            </w:rPrChange>
          </w:rPr>
          <w:t xml:space="preserve">the right side of the </w:t>
        </w:r>
        <w:r w:rsidRPr="00FB4DD6" w:rsidR="007541B6">
          <w:rPr>
            <w:rFonts w:ascii="Times New Roman" w:hAnsi="Times New Roman" w:cs="Times New Roman"/>
            <w:color w:val="000000" w:themeColor="text1"/>
            <w:sz w:val="24"/>
            <w:szCs w:val="24"/>
            <w:rPrChange w:author="Dadhi, Shruti (EHS)" w:date="2025-08-27T08:23:00Z" w16du:dateUtc="2025-08-27T12:23:00Z" w:id="381">
              <w:rPr/>
            </w:rPrChange>
          </w:rPr>
          <w:t>Encounter Submission KPI</w:t>
        </w:r>
      </w:ins>
    </w:p>
    <w:p w:rsidRPr="0084573C" w:rsidR="001D0FEF" w:rsidRDefault="00AB36A4" w14:paraId="5CA9A650" w14:textId="01C67CC2">
      <w:pPr>
        <w:rPr>
          <w:rPrChange w:author="Dadhi, Shruti (EHS)" w:date="2025-08-21T15:15:00Z" w16du:dateUtc="2025-08-21T19:15:00Z" w:id="382">
            <w:rPr>
              <w:color w:val="FF0000"/>
              <w:sz w:val="24"/>
              <w:szCs w:val="24"/>
            </w:rPr>
          </w:rPrChange>
        </w:rPr>
        <w:pPrChange w:author="Dadhi, Shruti (EHS)" w:date="2025-08-21T15:15:00Z" w16du:dateUtc="2025-08-21T19:15:00Z" w:id="383">
          <w:pPr>
            <w:pStyle w:val="Heading1"/>
            <w:numPr>
              <w:ilvl w:val="1"/>
              <w:numId w:val="10"/>
            </w:numPr>
            <w:ind w:left="1440" w:hanging="720"/>
          </w:pPr>
        </w:pPrChange>
      </w:pPr>
      <w:ins w:author="Dadhi, Shruti (EHS)" w:date="2025-08-21T15:18:00Z" w16du:dateUtc="2025-08-21T19:18:00Z" w:id="384">
        <w:r w:rsidRPr="00AB36A4">
          <w:rPr>
            <w:noProof/>
          </w:rPr>
          <w:drawing>
            <wp:inline distT="0" distB="0" distL="0" distR="0" wp14:anchorId="36ACDB05" wp14:editId="37FBE46F">
              <wp:extent cx="6115050" cy="3540125"/>
              <wp:effectExtent l="0" t="0" r="0" b="3175"/>
              <wp:docPr id="271832925" name="Picture 1" descr="Graphical user interface,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832925" name="Picture 1" descr="Graphical user interface, website&#10;&#10;AI-generated content may be incorrect."/>
                      <pic:cNvPicPr/>
                    </pic:nvPicPr>
                    <pic:blipFill>
                      <a:blip r:embed="rId17"/>
                      <a:stretch>
                        <a:fillRect/>
                      </a:stretch>
                    </pic:blipFill>
                    <pic:spPr>
                      <a:xfrm>
                        <a:off x="0" y="0"/>
                        <a:ext cx="6115050" cy="3540125"/>
                      </a:xfrm>
                      <a:prstGeom prst="rect">
                        <a:avLst/>
                      </a:prstGeom>
                    </pic:spPr>
                  </pic:pic>
                </a:graphicData>
              </a:graphic>
            </wp:inline>
          </w:drawing>
        </w:r>
      </w:ins>
    </w:p>
    <w:p w:rsidR="00AB36A4" w:rsidP="00EA3CFF" w:rsidRDefault="00AB36A4" w14:paraId="325D6214" w14:textId="77777777">
      <w:pPr>
        <w:ind w:left="1440"/>
        <w:rPr>
          <w:ins w:author="Dadhi, Shruti (EHS)" w:date="2025-08-21T15:18:00Z" w16du:dateUtc="2025-08-21T19:18:00Z" w:id="385"/>
          <w:color w:val="FF0000"/>
        </w:rPr>
      </w:pPr>
    </w:p>
    <w:p w:rsidRPr="00FB4DD6" w:rsidR="00EA3CFF" w:rsidRDefault="00EA3CFF" w14:paraId="6AEDED7A" w14:textId="5A4C0B61">
      <w:pPr>
        <w:ind w:left="1440"/>
        <w:jc w:val="both"/>
        <w:rPr>
          <w:rFonts w:ascii="Times New Roman" w:hAnsi="Times New Roman" w:cs="Times New Roman"/>
          <w:color w:val="000000" w:themeColor="text1"/>
          <w:sz w:val="24"/>
          <w:szCs w:val="24"/>
          <w:rPrChange w:author="Dadhi, Shruti (EHS)" w:date="2025-08-27T08:23:00Z" w16du:dateUtc="2025-08-27T12:23:00Z" w:id="386">
            <w:rPr>
              <w:color w:val="FF0000"/>
            </w:rPr>
          </w:rPrChange>
        </w:rPr>
        <w:pPrChange w:author="Dadhi, Shruti (EHS)" w:date="2025-08-27T08:23:00Z" w16du:dateUtc="2025-08-27T12:23:00Z" w:id="387">
          <w:pPr>
            <w:ind w:left="1440"/>
          </w:pPr>
        </w:pPrChange>
      </w:pPr>
      <w:r w:rsidRPr="00FB4DD6">
        <w:rPr>
          <w:rFonts w:ascii="Times New Roman" w:hAnsi="Times New Roman" w:cs="Times New Roman"/>
          <w:color w:val="000000" w:themeColor="text1"/>
          <w:sz w:val="24"/>
          <w:szCs w:val="24"/>
          <w:rPrChange w:author="Dadhi, Shruti (EHS)" w:date="2025-08-27T08:23:00Z" w16du:dateUtc="2025-08-27T12:23:00Z" w:id="388">
            <w:rPr>
              <w:color w:val="FF0000"/>
            </w:rPr>
          </w:rPrChange>
        </w:rPr>
        <w:t>This view would show if MCEs (MCO [Model A’s counted as payer], SCO, ICO, MBHP) submitted large amount of corrections data for DOS more than 8 months in the past.  This would help flag if there are large amounts of adjustments, voids, or new claims that could materially change the output of various reporting, analytic, and actuarial work.</w:t>
      </w:r>
    </w:p>
    <w:p w:rsidRPr="0093507D" w:rsidR="00EA3CFF" w:rsidP="00EA3CFF" w:rsidRDefault="00EA3CFF" w14:paraId="44BC46EC" w14:textId="77777777">
      <w:pPr>
        <w:ind w:left="1440"/>
        <w:rPr>
          <w:color w:val="FF0000"/>
        </w:rPr>
      </w:pPr>
    </w:p>
    <w:p w:rsidRPr="002C461C" w:rsidR="00EA3CFF" w:rsidRDefault="00EA3CFF" w14:paraId="05F9B144" w14:textId="77777777">
      <w:pPr>
        <w:pStyle w:val="ListParagraph"/>
        <w:numPr>
          <w:ilvl w:val="0"/>
          <w:numId w:val="17"/>
        </w:numPr>
        <w:rPr>
          <w:rFonts w:ascii="Times New Roman" w:hAnsi="Times New Roman" w:cs="Times New Roman"/>
          <w:color w:val="234170" w:themeColor="text2" w:themeShade="BF"/>
          <w:sz w:val="24"/>
          <w:szCs w:val="24"/>
          <w:rPrChange w:author="Dadhi, Shruti (EHS)" w:date="2025-08-28T17:12:00Z" w16du:dateUtc="2025-08-28T21:12:00Z" w:id="389">
            <w:rPr>
              <w:color w:val="FF0000"/>
            </w:rPr>
          </w:rPrChange>
        </w:rPr>
        <w:pPrChange w:author="Dadhi, Shruti (EHS)" w:date="2025-08-28T17:12:00Z" w16du:dateUtc="2025-08-28T21:12:00Z" w:id="390">
          <w:pPr>
            <w:ind w:left="1440"/>
          </w:pPr>
        </w:pPrChange>
      </w:pPr>
      <w:r w:rsidRPr="002C461C">
        <w:rPr>
          <w:rFonts w:ascii="Times New Roman" w:hAnsi="Times New Roman" w:cs="Times New Roman"/>
          <w:color w:val="234170" w:themeColor="text2" w:themeShade="BF"/>
          <w:sz w:val="24"/>
          <w:szCs w:val="24"/>
          <w:rPrChange w:author="Dadhi, Shruti (EHS)" w:date="2025-08-28T17:12:00Z" w16du:dateUtc="2025-08-28T21:12:00Z" w:id="391">
            <w:rPr>
              <w:color w:val="FF0000"/>
            </w:rPr>
          </w:rPrChange>
        </w:rPr>
        <w:t>Ex table that would drive this:</w:t>
      </w:r>
    </w:p>
    <w:p w:rsidRPr="002C461C" w:rsidR="00EA3CFF" w:rsidP="00EA3CFF" w:rsidRDefault="00EA3CFF" w14:paraId="571235E6" w14:textId="77777777">
      <w:pPr>
        <w:pStyle w:val="ListParagraph"/>
        <w:numPr>
          <w:ilvl w:val="0"/>
          <w:numId w:val="17"/>
        </w:numPr>
        <w:rPr>
          <w:rFonts w:ascii="Times New Roman" w:hAnsi="Times New Roman" w:cs="Times New Roman"/>
          <w:color w:val="234170" w:themeColor="text2" w:themeShade="BF"/>
          <w:sz w:val="24"/>
          <w:szCs w:val="24"/>
          <w:rPrChange w:author="Dadhi, Shruti (EHS)" w:date="2025-08-28T17:12:00Z" w16du:dateUtc="2025-08-28T21:12:00Z" w:id="392">
            <w:rPr>
              <w:color w:val="FF0000"/>
            </w:rPr>
          </w:rPrChange>
        </w:rPr>
      </w:pPr>
      <w:r w:rsidRPr="002C461C">
        <w:rPr>
          <w:rFonts w:ascii="Times New Roman" w:hAnsi="Times New Roman" w:cs="Times New Roman"/>
          <w:color w:val="234170" w:themeColor="text2" w:themeShade="BF"/>
          <w:sz w:val="24"/>
          <w:szCs w:val="24"/>
          <w:rPrChange w:author="Dadhi, Shruti (EHS)" w:date="2025-08-28T17:12:00Z" w16du:dateUtc="2025-08-28T21:12:00Z" w:id="393">
            <w:rPr>
              <w:color w:val="FF0000"/>
            </w:rPr>
          </w:rPrChange>
        </w:rPr>
        <w:t>Plan Type (MCO/ACO, SCO, ICO, MBHP)</w:t>
      </w:r>
    </w:p>
    <w:p w:rsidRPr="002C461C" w:rsidR="00EA3CFF" w:rsidP="00EA3CFF" w:rsidRDefault="00EA3CFF" w14:paraId="70AA9B3C" w14:textId="77777777">
      <w:pPr>
        <w:pStyle w:val="ListParagraph"/>
        <w:numPr>
          <w:ilvl w:val="0"/>
          <w:numId w:val="17"/>
        </w:numPr>
        <w:rPr>
          <w:rFonts w:ascii="Times New Roman" w:hAnsi="Times New Roman" w:cs="Times New Roman"/>
          <w:color w:val="234170" w:themeColor="text2" w:themeShade="BF"/>
          <w:sz w:val="24"/>
          <w:szCs w:val="24"/>
          <w:rPrChange w:author="Dadhi, Shruti (EHS)" w:date="2025-08-28T17:12:00Z" w16du:dateUtc="2025-08-28T21:12:00Z" w:id="394">
            <w:rPr>
              <w:color w:val="FF0000"/>
            </w:rPr>
          </w:rPrChange>
        </w:rPr>
      </w:pPr>
      <w:r w:rsidRPr="002C461C">
        <w:rPr>
          <w:rFonts w:ascii="Times New Roman" w:hAnsi="Times New Roman" w:cs="Times New Roman"/>
          <w:color w:val="234170" w:themeColor="text2" w:themeShade="BF"/>
          <w:sz w:val="24"/>
          <w:szCs w:val="24"/>
          <w:rPrChange w:author="Dadhi, Shruti (EHS)" w:date="2025-08-28T17:12:00Z" w16du:dateUtc="2025-08-28T21:12:00Z" w:id="395">
            <w:rPr>
              <w:color w:val="FF0000"/>
            </w:rPr>
          </w:rPrChange>
        </w:rPr>
        <w:t>Plan Name</w:t>
      </w:r>
    </w:p>
    <w:p w:rsidRPr="002C461C" w:rsidR="00EA3CFF" w:rsidP="00EA3CFF" w:rsidRDefault="00EA3CFF" w14:paraId="5C122F1A" w14:textId="77777777">
      <w:pPr>
        <w:pStyle w:val="ListParagraph"/>
        <w:numPr>
          <w:ilvl w:val="0"/>
          <w:numId w:val="17"/>
        </w:numPr>
        <w:rPr>
          <w:rFonts w:ascii="Times New Roman" w:hAnsi="Times New Roman" w:cs="Times New Roman"/>
          <w:color w:val="234170" w:themeColor="text2" w:themeShade="BF"/>
          <w:sz w:val="24"/>
          <w:szCs w:val="24"/>
          <w:rPrChange w:author="Dadhi, Shruti (EHS)" w:date="2025-08-28T17:12:00Z" w16du:dateUtc="2025-08-28T21:12:00Z" w:id="396">
            <w:rPr>
              <w:color w:val="FF0000"/>
            </w:rPr>
          </w:rPrChange>
        </w:rPr>
      </w:pPr>
      <w:r w:rsidRPr="002C461C">
        <w:rPr>
          <w:rFonts w:ascii="Times New Roman" w:hAnsi="Times New Roman" w:cs="Times New Roman"/>
          <w:color w:val="234170" w:themeColor="text2" w:themeShade="BF"/>
          <w:sz w:val="24"/>
          <w:szCs w:val="24"/>
          <w:rPrChange w:author="Dadhi, Shruti (EHS)" w:date="2025-08-28T17:12:00Z" w16du:dateUtc="2025-08-28T21:12:00Z" w:id="397">
            <w:rPr>
              <w:color w:val="FF0000"/>
            </w:rPr>
          </w:rPrChange>
        </w:rPr>
        <w:t>Plan PIDSL</w:t>
      </w:r>
    </w:p>
    <w:p w:rsidRPr="002C461C" w:rsidR="00EA3CFF" w:rsidP="00EA3CFF" w:rsidRDefault="00EA3CFF" w14:paraId="40A5DE46" w14:textId="77777777">
      <w:pPr>
        <w:pStyle w:val="ListParagraph"/>
        <w:numPr>
          <w:ilvl w:val="0"/>
          <w:numId w:val="17"/>
        </w:numPr>
        <w:rPr>
          <w:rFonts w:ascii="Times New Roman" w:hAnsi="Times New Roman" w:cs="Times New Roman"/>
          <w:color w:val="234170" w:themeColor="text2" w:themeShade="BF"/>
          <w:sz w:val="24"/>
          <w:szCs w:val="24"/>
          <w:rPrChange w:author="Dadhi, Shruti (EHS)" w:date="2025-08-28T17:12:00Z" w16du:dateUtc="2025-08-28T21:12:00Z" w:id="398">
            <w:rPr>
              <w:color w:val="FF0000"/>
            </w:rPr>
          </w:rPrChange>
        </w:rPr>
      </w:pPr>
      <w:r w:rsidRPr="002C461C">
        <w:rPr>
          <w:rFonts w:ascii="Times New Roman" w:hAnsi="Times New Roman" w:cs="Times New Roman"/>
          <w:color w:val="234170" w:themeColor="text2" w:themeShade="BF"/>
          <w:sz w:val="24"/>
          <w:szCs w:val="24"/>
          <w:rPrChange w:author="Dadhi, Shruti (EHS)" w:date="2025-08-28T17:12:00Z" w16du:dateUtc="2025-08-28T21:12:00Z" w:id="399">
            <w:rPr>
              <w:color w:val="FF0000"/>
            </w:rPr>
          </w:rPrChange>
        </w:rPr>
        <w:t xml:space="preserve">Month of Submission </w:t>
      </w:r>
    </w:p>
    <w:p w:rsidRPr="002C461C" w:rsidR="00EA3CFF" w:rsidP="00EA3CFF" w:rsidRDefault="00EA3CFF" w14:paraId="002F5DF1" w14:textId="0214CC59">
      <w:pPr>
        <w:pStyle w:val="ListParagraph"/>
        <w:numPr>
          <w:ilvl w:val="0"/>
          <w:numId w:val="17"/>
        </w:numPr>
        <w:rPr>
          <w:rFonts w:ascii="Times New Roman" w:hAnsi="Times New Roman" w:cs="Times New Roman"/>
          <w:color w:val="234170" w:themeColor="text2" w:themeShade="BF"/>
          <w:sz w:val="24"/>
          <w:szCs w:val="24"/>
          <w:rPrChange w:author="Dadhi, Shruti (EHS)" w:date="2025-08-28T17:12:00Z" w16du:dateUtc="2025-08-28T21:12:00Z" w:id="400">
            <w:rPr>
              <w:color w:val="FF0000"/>
            </w:rPr>
          </w:rPrChange>
        </w:rPr>
      </w:pPr>
      <w:r w:rsidRPr="002C461C">
        <w:rPr>
          <w:rFonts w:ascii="Times New Roman" w:hAnsi="Times New Roman" w:cs="Times New Roman"/>
          <w:color w:val="234170" w:themeColor="text2" w:themeShade="BF"/>
          <w:sz w:val="24"/>
          <w:szCs w:val="24"/>
          <w:rPrChange w:author="Dadhi, Shruti (EHS)" w:date="2025-08-28T17:12:00Z" w16du:dateUtc="2025-08-28T21:12:00Z" w:id="401">
            <w:rPr>
              <w:color w:val="FF0000"/>
            </w:rPr>
          </w:rPrChange>
        </w:rPr>
        <w:t># of claims with dates of service more than 8 months from the submission date.</w:t>
      </w:r>
    </w:p>
    <w:p w:rsidRPr="002C461C" w:rsidR="00EA3CFF" w:rsidP="00EA3CFF" w:rsidRDefault="00EA3CFF" w14:paraId="33D50FB1" w14:textId="20564C80">
      <w:pPr>
        <w:pStyle w:val="ListParagraph"/>
        <w:numPr>
          <w:ilvl w:val="0"/>
          <w:numId w:val="17"/>
        </w:numPr>
        <w:rPr>
          <w:rFonts w:ascii="Times New Roman" w:hAnsi="Times New Roman" w:cs="Times New Roman"/>
          <w:color w:val="234170" w:themeColor="text2" w:themeShade="BF"/>
          <w:sz w:val="24"/>
          <w:szCs w:val="24"/>
          <w:rPrChange w:author="Dadhi, Shruti (EHS)" w:date="2025-08-28T17:12:00Z" w16du:dateUtc="2025-08-28T21:12:00Z" w:id="402">
            <w:rPr>
              <w:color w:val="FF0000"/>
            </w:rPr>
          </w:rPrChange>
        </w:rPr>
      </w:pPr>
      <w:r w:rsidRPr="002C461C">
        <w:rPr>
          <w:rFonts w:ascii="Times New Roman" w:hAnsi="Times New Roman" w:cs="Times New Roman"/>
          <w:color w:val="234170" w:themeColor="text2" w:themeShade="BF"/>
          <w:sz w:val="24"/>
          <w:szCs w:val="24"/>
          <w:rPrChange w:author="Dadhi, Shruti (EHS)" w:date="2025-08-28T17:12:00Z" w16du:dateUtc="2025-08-28T21:12:00Z" w:id="403">
            <w:rPr>
              <w:color w:val="FF0000"/>
            </w:rPr>
          </w:rPrChange>
        </w:rPr>
        <w:t xml:space="preserve">Threshold met – </w:t>
      </w:r>
      <w:r w:rsidRPr="002C461C">
        <w:rPr>
          <w:rFonts w:ascii="Times New Roman" w:hAnsi="Times New Roman" w:cs="Times New Roman"/>
          <w:color w:val="234170" w:themeColor="text2" w:themeShade="BF"/>
          <w:sz w:val="24"/>
          <w:szCs w:val="24"/>
          <w:rPrChange w:author="Dadhi, Shruti (EHS)" w:date="2025-08-28T17:12:00Z" w16du:dateUtc="2025-08-28T21:12:00Z" w:id="404">
            <w:rPr>
              <w:color w:val="FF0000"/>
              <w:highlight w:val="yellow"/>
            </w:rPr>
          </w:rPrChange>
        </w:rPr>
        <w:t>DI can you advise on threshold</w:t>
      </w:r>
    </w:p>
    <w:p w:rsidRPr="002C461C" w:rsidR="00EA3CFF" w:rsidRDefault="00EA3CFF" w14:paraId="0FC7D9F6" w14:textId="77777777">
      <w:pPr>
        <w:pStyle w:val="ListParagraph"/>
        <w:ind w:left="2160"/>
        <w:rPr>
          <w:rFonts w:ascii="Times New Roman" w:hAnsi="Times New Roman" w:cs="Times New Roman"/>
          <w:color w:val="234170" w:themeColor="text2" w:themeShade="BF"/>
          <w:sz w:val="24"/>
          <w:szCs w:val="24"/>
          <w:rPrChange w:author="Dadhi, Shruti (EHS)" w:date="2025-08-28T17:12:00Z" w16du:dateUtc="2025-08-28T21:12:00Z" w:id="405">
            <w:rPr>
              <w:color w:val="FF0000"/>
            </w:rPr>
          </w:rPrChange>
        </w:rPr>
        <w:pPrChange w:author="Dadhi, Shruti (EHS)" w:date="2025-08-28T17:12:00Z" w16du:dateUtc="2025-08-28T21:12:00Z" w:id="406">
          <w:pPr>
            <w:ind w:left="1440"/>
          </w:pPr>
        </w:pPrChange>
      </w:pPr>
    </w:p>
    <w:p w:rsidRPr="002C461C" w:rsidR="00EA3CFF" w:rsidP="007147E9" w:rsidRDefault="00EA3CFF" w14:paraId="010171FC" w14:textId="77777777">
      <w:pPr>
        <w:ind w:left="1440"/>
        <w:rPr>
          <w:rFonts w:ascii="Times New Roman" w:hAnsi="Times New Roman" w:cs="Times New Roman"/>
          <w:color w:val="234170" w:themeColor="text2" w:themeShade="BF"/>
          <w:sz w:val="24"/>
          <w:szCs w:val="24"/>
          <w:rPrChange w:author="Dadhi, Shruti (EHS)" w:date="2025-08-28T17:12:00Z" w16du:dateUtc="2025-08-28T21:12:00Z" w:id="407">
            <w:rPr>
              <w:color w:val="FF0000"/>
            </w:rPr>
          </w:rPrChange>
        </w:rPr>
      </w:pPr>
      <w:r w:rsidRPr="002C461C">
        <w:rPr>
          <w:rFonts w:ascii="Times New Roman" w:hAnsi="Times New Roman" w:cs="Times New Roman"/>
          <w:color w:val="234170" w:themeColor="text2" w:themeShade="BF"/>
          <w:sz w:val="24"/>
          <w:szCs w:val="24"/>
          <w:rPrChange w:author="Dadhi, Shruti (EHS)" w:date="2025-08-28T17:12:00Z" w16du:dateUtc="2025-08-28T21:12:00Z" w:id="408">
            <w:rPr>
              <w:color w:val="FF0000"/>
            </w:rPr>
          </w:rPrChange>
        </w:rPr>
        <w:t>This would allow filtering along plan types, months, names, and pidsls</w:t>
      </w:r>
    </w:p>
    <w:p w:rsidRPr="00EA3CFF" w:rsidR="00EA3CFF" w:rsidP="00EA3CFF" w:rsidRDefault="00EA3CFF" w14:paraId="05438E3A" w14:textId="2F7E8C31">
      <w:pPr>
        <w:ind w:left="1440"/>
      </w:pPr>
    </w:p>
    <w:p w:rsidRPr="00D16612" w:rsidR="00D16612" w:rsidDel="00591E97" w:rsidP="0093507D" w:rsidRDefault="004D7AA9" w14:paraId="3994E65B" w14:textId="738C2EC0">
      <w:pPr>
        <w:pStyle w:val="Heading1"/>
        <w:rPr>
          <w:del w:author="Dadhi, Shruti (EHS)" w:date="2025-08-28T14:43:00Z" w16du:dateUtc="2025-08-28T18:43:00Z" w:id="409"/>
          <w:sz w:val="24"/>
          <w:szCs w:val="24"/>
        </w:rPr>
      </w:pPr>
      <w:del w:author="Dadhi, Shruti (EHS)" w:date="2025-08-28T14:43:00Z" w16du:dateUtc="2025-08-28T18:43:00Z" w:id="410">
        <w:r w:rsidDel="00591E97">
          <w:rPr>
            <w:sz w:val="24"/>
            <w:szCs w:val="24"/>
          </w:rPr>
          <w:delText>/</w:delText>
        </w:r>
        <w:r w:rsidDel="00591E97" w:rsidR="00D16612">
          <w:rPr>
            <w:sz w:val="24"/>
            <w:szCs w:val="24"/>
          </w:rPr>
          <w:delText>***END NEW BEFORE TRACK CHANGES************************************************/</w:delText>
        </w:r>
        <w:bookmarkStart w:name="_Toc207284762" w:id="411"/>
        <w:bookmarkEnd w:id="411"/>
      </w:del>
    </w:p>
    <w:p w:rsidR="00C31655" w:rsidRDefault="00C31655" w14:paraId="014C789B" w14:textId="63EA7043">
      <w:pPr>
        <w:pStyle w:val="Heading1"/>
        <w:numPr>
          <w:ilvl w:val="1"/>
          <w:numId w:val="23"/>
        </w:numPr>
        <w:rPr>
          <w:ins w:author="Dadhi, Shruti (EHS)" w:date="2025-08-28T14:33:00Z" w16du:dateUtc="2025-08-28T18:33:00Z" w:id="412"/>
          <w:sz w:val="24"/>
          <w:szCs w:val="24"/>
        </w:rPr>
        <w:pPrChange w:author="Dadhi, Shruti (EHS)" w:date="2025-08-28T14:34:00Z" w16du:dateUtc="2025-08-28T18:34:00Z" w:id="413">
          <w:pPr>
            <w:pStyle w:val="Heading1"/>
            <w:numPr>
              <w:ilvl w:val="1"/>
              <w:numId w:val="24"/>
            </w:numPr>
            <w:ind w:left="1620" w:hanging="360"/>
          </w:pPr>
        </w:pPrChange>
      </w:pPr>
      <w:bookmarkStart w:name="_Toc207284763" w:id="414"/>
      <w:ins w:author="Dadhi, Shruti (EHS)" w:date="2025-08-28T14:33:00Z" w16du:dateUtc="2025-08-28T18:33:00Z" w:id="415">
        <w:r w:rsidRPr="009D7BD5">
          <w:t>Submissions Heatmap</w:t>
        </w:r>
        <w:bookmarkEnd w:id="414"/>
      </w:ins>
    </w:p>
    <w:p w:rsidR="00C31655" w:rsidP="00C31655" w:rsidRDefault="00C31655" w14:paraId="6DBB8748" w14:textId="77777777">
      <w:pPr>
        <w:rPr>
          <w:ins w:author="Dadhi, Shruti (EHS)" w:date="2025-08-28T14:33:00Z" w16du:dateUtc="2025-08-28T18:33:00Z" w:id="416"/>
        </w:rPr>
      </w:pPr>
    </w:p>
    <w:p w:rsidRPr="00355DE7" w:rsidR="00C31655" w:rsidP="00C31655" w:rsidRDefault="00C31655" w14:paraId="4E41BF1B" w14:textId="77777777">
      <w:pPr>
        <w:ind w:left="720"/>
        <w:jc w:val="both"/>
        <w:rPr>
          <w:ins w:author="Dadhi, Shruti (EHS)" w:date="2025-08-28T14:33:00Z" w16du:dateUtc="2025-08-28T18:33:00Z" w:id="417"/>
          <w:rFonts w:ascii="Times New Roman" w:hAnsi="Times New Roman" w:cs="Times New Roman"/>
          <w:color w:val="000000" w:themeColor="text1"/>
          <w:sz w:val="24"/>
          <w:szCs w:val="24"/>
        </w:rPr>
      </w:pPr>
      <w:ins w:author="Dadhi, Shruti (EHS)" w:date="2025-08-28T14:33:00Z" w16du:dateUtc="2025-08-28T18:33:00Z" w:id="418">
        <w:r w:rsidRPr="00355DE7">
          <w:rPr>
            <w:rFonts w:ascii="Times New Roman" w:hAnsi="Times New Roman" w:cs="Times New Roman"/>
            <w:color w:val="000000" w:themeColor="text1"/>
            <w:sz w:val="24"/>
            <w:szCs w:val="24"/>
          </w:rPr>
          <w:t xml:space="preserve">Submissions Heatmap is another DOS Mon to WH Mon comparison.  This viz was the first attempt to display John’s request for a way to tell, for a given plan, which months have sufficient DOS submitted data to safely generate reports for. This viz started as a heatmap but the heatmap was not accurate enough for tooltip analysis, so the blocks were replaced with Gantt charts.  The blocks are color coded Green, Red, Yellow to indicate there is sufficient data in the month based on the percentage generated by record counts for the month compared to the </w:t>
        </w:r>
        <w:r w:rsidRPr="00863B70">
          <w:rPr>
            <w:rFonts w:ascii="Times New Roman" w:hAnsi="Times New Roman" w:cs="Times New Roman"/>
            <w:color w:val="000000" w:themeColor="text1"/>
            <w:sz w:val="24"/>
            <w:szCs w:val="24"/>
          </w:rPr>
          <w:t>two-year</w:t>
        </w:r>
        <w:r w:rsidRPr="00355DE7">
          <w:rPr>
            <w:rFonts w:ascii="Times New Roman" w:hAnsi="Times New Roman" w:cs="Times New Roman"/>
            <w:color w:val="000000" w:themeColor="text1"/>
            <w:sz w:val="24"/>
            <w:szCs w:val="24"/>
          </w:rPr>
          <w:t xml:space="preserve"> average of record counts for the plan. In addition, the individual Gantt charts (blocks) are sized by the percentage.  Slider filters are provided for the user to choose the thresholds percentages for Yellow and Red. Note that the percentages are based on a </w:t>
        </w:r>
        <w:r w:rsidRPr="003175B9">
          <w:rPr>
            <w:rFonts w:ascii="Times New Roman" w:hAnsi="Times New Roman" w:cs="Times New Roman"/>
            <w:color w:val="000000" w:themeColor="text1"/>
            <w:sz w:val="24"/>
            <w:szCs w:val="24"/>
          </w:rPr>
          <w:t>12-month</w:t>
        </w:r>
        <w:r w:rsidRPr="00355DE7">
          <w:rPr>
            <w:rFonts w:ascii="Times New Roman" w:hAnsi="Times New Roman" w:cs="Times New Roman"/>
            <w:color w:val="000000" w:themeColor="text1"/>
            <w:sz w:val="24"/>
            <w:szCs w:val="24"/>
          </w:rPr>
          <w:t xml:space="preserve"> rolling average.  Please provide an extra </w:t>
        </w:r>
        <w:r w:rsidRPr="003175B9">
          <w:rPr>
            <w:rFonts w:ascii="Times New Roman" w:hAnsi="Times New Roman" w:cs="Times New Roman"/>
            <w:color w:val="000000" w:themeColor="text1"/>
            <w:sz w:val="24"/>
            <w:szCs w:val="24"/>
          </w:rPr>
          <w:t>12-month</w:t>
        </w:r>
        <w:r w:rsidRPr="00355DE7">
          <w:rPr>
            <w:rFonts w:ascii="Times New Roman" w:hAnsi="Times New Roman" w:cs="Times New Roman"/>
            <w:color w:val="000000" w:themeColor="text1"/>
            <w:sz w:val="24"/>
            <w:szCs w:val="24"/>
          </w:rPr>
          <w:t xml:space="preserve"> </w:t>
        </w:r>
        <w:r w:rsidRPr="003175B9">
          <w:rPr>
            <w:rFonts w:ascii="Times New Roman" w:hAnsi="Times New Roman" w:cs="Times New Roman"/>
            <w:color w:val="000000" w:themeColor="text1"/>
            <w:sz w:val="24"/>
            <w:szCs w:val="24"/>
          </w:rPr>
          <w:t>period of</w:t>
        </w:r>
        <w:r w:rsidRPr="00355DE7">
          <w:rPr>
            <w:rFonts w:ascii="Times New Roman" w:hAnsi="Times New Roman" w:cs="Times New Roman"/>
            <w:color w:val="000000" w:themeColor="text1"/>
            <w:sz w:val="24"/>
            <w:szCs w:val="24"/>
          </w:rPr>
          <w:t xml:space="preserve"> data for best percentages.</w:t>
        </w:r>
      </w:ins>
    </w:p>
    <w:p w:rsidR="00C31655" w:rsidP="00C31655" w:rsidRDefault="00C31655" w14:paraId="4B4D4E0B" w14:textId="77777777">
      <w:pPr>
        <w:rPr>
          <w:ins w:author="Dadhi, Shruti (EHS)" w:date="2025-08-28T14:33:00Z" w16du:dateUtc="2025-08-28T18:33:00Z" w:id="419"/>
        </w:rPr>
      </w:pPr>
    </w:p>
    <w:p w:rsidR="00C31655" w:rsidP="00C31655" w:rsidRDefault="00C31655" w14:paraId="6FB7D0AA" w14:textId="77777777">
      <w:pPr>
        <w:rPr>
          <w:ins w:author="Dadhi, Shruti (EHS)" w:date="2025-08-28T14:33:00Z" w16du:dateUtc="2025-08-28T18:33:00Z" w:id="420"/>
        </w:rPr>
      </w:pPr>
    </w:p>
    <w:p w:rsidR="00C31655" w:rsidP="00C31655" w:rsidRDefault="00C31655" w14:paraId="79CCED56" w14:textId="77777777">
      <w:pPr>
        <w:rPr>
          <w:ins w:author="Dadhi, Shruti (EHS)" w:date="2025-08-28T14:33:00Z" w16du:dateUtc="2025-08-28T18:33:00Z" w:id="421"/>
        </w:rPr>
      </w:pPr>
    </w:p>
    <w:p w:rsidRPr="00355DE7" w:rsidR="00C31655" w:rsidP="00C31655" w:rsidRDefault="00C31655" w14:paraId="45B9E584" w14:textId="77777777">
      <w:pPr>
        <w:rPr>
          <w:ins w:author="Dadhi, Shruti (EHS)" w:date="2025-08-28T14:33:00Z" w16du:dateUtc="2025-08-28T18:33:00Z" w:id="422"/>
        </w:rPr>
      </w:pPr>
      <w:ins w:author="Dadhi, Shruti (EHS)" w:date="2025-08-28T14:33:00Z" w16du:dateUtc="2025-08-28T18:33:00Z" w:id="423">
        <w:r w:rsidRPr="000B6C9C">
          <w:rPr>
            <w:noProof/>
          </w:rPr>
          <w:drawing>
            <wp:inline distT="0" distB="0" distL="0" distR="0" wp14:anchorId="31584B90" wp14:editId="23578EBC">
              <wp:extent cx="6115050" cy="2311400"/>
              <wp:effectExtent l="0" t="0" r="0" b="0"/>
              <wp:docPr id="130521369" name="Picture 1" descr="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21369" name="Picture 1" descr="Table&#10;&#10;AI-generated content may be incorrect."/>
                      <pic:cNvPicPr/>
                    </pic:nvPicPr>
                    <pic:blipFill>
                      <a:blip r:embed="rId18"/>
                      <a:stretch>
                        <a:fillRect/>
                      </a:stretch>
                    </pic:blipFill>
                    <pic:spPr>
                      <a:xfrm>
                        <a:off x="0" y="0"/>
                        <a:ext cx="6115050" cy="2311400"/>
                      </a:xfrm>
                      <a:prstGeom prst="rect">
                        <a:avLst/>
                      </a:prstGeom>
                    </pic:spPr>
                  </pic:pic>
                </a:graphicData>
              </a:graphic>
            </wp:inline>
          </w:drawing>
        </w:r>
      </w:ins>
    </w:p>
    <w:p w:rsidR="00C31655" w:rsidP="00C31655" w:rsidRDefault="00C31655" w14:paraId="07A6DABD" w14:textId="77777777">
      <w:pPr>
        <w:rPr>
          <w:ins w:author="Dadhi, Shruti (EHS)" w:date="2025-08-28T14:33:00Z" w16du:dateUtc="2025-08-28T18:33:00Z" w:id="424"/>
        </w:rPr>
      </w:pPr>
    </w:p>
    <w:p w:rsidRPr="00355DE7" w:rsidR="00C31655" w:rsidP="00C31655" w:rsidRDefault="00C31655" w14:paraId="272239B6" w14:textId="61276566">
      <w:pPr>
        <w:ind w:left="720"/>
        <w:jc w:val="both"/>
        <w:rPr>
          <w:ins w:author="Dadhi, Shruti (EHS)" w:date="2025-08-28T14:33:00Z" w16du:dateUtc="2025-08-28T18:33:00Z" w:id="425"/>
          <w:rFonts w:ascii="Times New Roman" w:hAnsi="Times New Roman" w:cs="Times New Roman"/>
          <w:color w:val="000000" w:themeColor="text1"/>
          <w:sz w:val="24"/>
          <w:szCs w:val="24"/>
        </w:rPr>
      </w:pPr>
      <w:ins w:author="Dadhi, Shruti (EHS)" w:date="2025-08-28T14:33:00Z" w16du:dateUtc="2025-08-28T18:33:00Z" w:id="426">
        <w:r w:rsidRPr="00355DE7">
          <w:rPr>
            <w:rFonts w:ascii="Times New Roman" w:hAnsi="Times New Roman" w:cs="Times New Roman"/>
            <w:color w:val="000000" w:themeColor="text1"/>
            <w:sz w:val="24"/>
            <w:szCs w:val="24"/>
          </w:rPr>
          <w:t xml:space="preserve">This view will demonstrate any </w:t>
        </w:r>
      </w:ins>
      <w:ins w:author="Dadhi, Shruti (EHS)" w:date="2025-08-29T08:07:00Z" w16du:dateUtc="2025-08-29T12:07:00Z" w:id="427">
        <w:r w:rsidRPr="00355DE7" w:rsidR="00BA3942">
          <w:rPr>
            <w:rFonts w:ascii="Times New Roman" w:hAnsi="Times New Roman" w:cs="Times New Roman"/>
            <w:color w:val="000000" w:themeColor="text1"/>
            <w:sz w:val="24"/>
            <w:szCs w:val="24"/>
          </w:rPr>
          <w:t>month</w:t>
        </w:r>
      </w:ins>
      <w:ins w:author="Dadhi, Shruti (EHS)" w:date="2025-08-28T14:33:00Z" w16du:dateUtc="2025-08-28T18:33:00Z" w:id="428">
        <w:r w:rsidRPr="00355DE7">
          <w:rPr>
            <w:rFonts w:ascii="Times New Roman" w:hAnsi="Times New Roman" w:cs="Times New Roman"/>
            <w:color w:val="000000" w:themeColor="text1"/>
            <w:sz w:val="24"/>
            <w:szCs w:val="24"/>
          </w:rPr>
          <w:t xml:space="preserve"> </w:t>
        </w:r>
        <w:r w:rsidRPr="0064530D">
          <w:rPr>
            <w:rFonts w:ascii="Times New Roman" w:hAnsi="Times New Roman" w:cs="Times New Roman"/>
            <w:color w:val="000000" w:themeColor="text1"/>
            <w:sz w:val="24"/>
            <w:szCs w:val="24"/>
          </w:rPr>
          <w:t>when</w:t>
        </w:r>
        <w:r w:rsidRPr="00355DE7">
          <w:rPr>
            <w:rFonts w:ascii="Times New Roman" w:hAnsi="Times New Roman" w:cs="Times New Roman"/>
            <w:color w:val="000000" w:themeColor="text1"/>
            <w:sz w:val="24"/>
            <w:szCs w:val="24"/>
          </w:rPr>
          <w:t xml:space="preserve"> claims volume is low compared to the ‘norm’.  This will help inform if there are potential data gaps (not submitted to MassHealth) that should be considered and investigated</w:t>
        </w:r>
      </w:ins>
    </w:p>
    <w:p w:rsidRPr="00D16612" w:rsidR="00C31655" w:rsidP="00C31655" w:rsidRDefault="00C31655" w14:paraId="670CC5AB" w14:textId="77777777">
      <w:pPr>
        <w:pStyle w:val="ListParagraph"/>
        <w:numPr>
          <w:ilvl w:val="0"/>
          <w:numId w:val="14"/>
        </w:numPr>
        <w:jc w:val="both"/>
        <w:rPr>
          <w:ins w:author="Dadhi, Shruti (EHS)" w:date="2025-08-28T14:33:00Z" w16du:dateUtc="2025-08-28T18:33:00Z" w:id="429"/>
          <w:rFonts w:ascii="Times New Roman" w:hAnsi="Times New Roman" w:cs="Times New Roman"/>
          <w:color w:val="000000"/>
          <w:sz w:val="24"/>
          <w:szCs w:val="24"/>
        </w:rPr>
      </w:pPr>
      <w:ins w:author="Dadhi, Shruti (EHS)" w:date="2025-08-28T14:33:00Z" w16du:dateUtc="2025-08-28T18:33:00Z" w:id="430">
        <w:r w:rsidRPr="00B073CD">
          <w:rPr>
            <w:rFonts w:ascii="Times New Roman" w:hAnsi="Times New Roman" w:cs="Times New Roman"/>
            <w:color w:val="000000"/>
            <w:sz w:val="24"/>
            <w:szCs w:val="24"/>
          </w:rPr>
          <w:t xml:space="preserve">(total record counts divided by 2-year average for the </w:t>
        </w:r>
        <w:r>
          <w:rPr>
            <w:rFonts w:ascii="Times New Roman" w:hAnsi="Times New Roman" w:cs="Times New Roman"/>
            <w:color w:val="000000"/>
            <w:sz w:val="24"/>
            <w:szCs w:val="24"/>
          </w:rPr>
          <w:t>MCE</w:t>
        </w:r>
        <w:r w:rsidRPr="00B073CD">
          <w:rPr>
            <w:rFonts w:ascii="Times New Roman" w:hAnsi="Times New Roman" w:cs="Times New Roman"/>
            <w:color w:val="000000"/>
            <w:sz w:val="24"/>
            <w:szCs w:val="24"/>
          </w:rPr>
          <w:t xml:space="preserve">) by month by </w:t>
        </w:r>
        <w:r>
          <w:rPr>
            <w:rFonts w:ascii="Times New Roman" w:hAnsi="Times New Roman" w:cs="Times New Roman"/>
            <w:color w:val="000000"/>
            <w:sz w:val="24"/>
            <w:szCs w:val="24"/>
          </w:rPr>
          <w:t>MCE</w:t>
        </w:r>
        <w:r w:rsidRPr="00B073CD">
          <w:rPr>
            <w:rFonts w:ascii="Times New Roman" w:hAnsi="Times New Roman" w:cs="Times New Roman"/>
            <w:color w:val="000000"/>
            <w:sz w:val="24"/>
            <w:szCs w:val="24"/>
          </w:rPr>
          <w:t xml:space="preserve"> with red, yellow and green </w:t>
        </w:r>
      </w:ins>
    </w:p>
    <w:p w:rsidRPr="00B073CD" w:rsidR="00C31655" w:rsidP="00C31655" w:rsidRDefault="00C31655" w14:paraId="7008270E" w14:textId="77777777">
      <w:pPr>
        <w:pStyle w:val="ListParagraph"/>
        <w:numPr>
          <w:ilvl w:val="0"/>
          <w:numId w:val="14"/>
        </w:numPr>
        <w:jc w:val="both"/>
        <w:rPr>
          <w:ins w:author="Dadhi, Shruti (EHS)" w:date="2025-08-28T14:33:00Z" w16du:dateUtc="2025-08-28T18:33:00Z" w:id="431"/>
          <w:rFonts w:ascii="Times New Roman" w:hAnsi="Times New Roman" w:cs="Times New Roman"/>
          <w:color w:val="000000"/>
          <w:sz w:val="24"/>
          <w:szCs w:val="24"/>
        </w:rPr>
      </w:pPr>
      <w:ins w:author="Dadhi, Shruti (EHS)" w:date="2025-08-28T14:33:00Z" w16du:dateUtc="2025-08-28T18:33:00Z" w:id="432">
        <w:r w:rsidRPr="00B073CD">
          <w:rPr>
            <w:rFonts w:ascii="Times New Roman" w:hAnsi="Times New Roman" w:cs="Times New Roman"/>
            <w:color w:val="000000"/>
            <w:sz w:val="24"/>
            <w:szCs w:val="24"/>
          </w:rPr>
          <w:t xml:space="preserve">Claims count with filters by </w:t>
        </w:r>
        <w:r>
          <w:rPr>
            <w:rFonts w:ascii="Times New Roman" w:hAnsi="Times New Roman" w:cs="Times New Roman"/>
            <w:color w:val="000000"/>
            <w:sz w:val="24"/>
            <w:szCs w:val="24"/>
          </w:rPr>
          <w:t>MCE</w:t>
        </w:r>
        <w:r w:rsidRPr="00B073CD">
          <w:rPr>
            <w:rFonts w:ascii="Times New Roman" w:hAnsi="Times New Roman" w:cs="Times New Roman"/>
            <w:color w:val="000000"/>
            <w:sz w:val="24"/>
            <w:szCs w:val="24"/>
          </w:rPr>
          <w:t xml:space="preserve"> by Month showing 2 years of data</w:t>
        </w:r>
        <w:r>
          <w:rPr>
            <w:rFonts w:ascii="Times New Roman" w:hAnsi="Times New Roman" w:cs="Times New Roman"/>
            <w:color w:val="000000"/>
            <w:sz w:val="24"/>
            <w:szCs w:val="24"/>
          </w:rPr>
          <w:t>. MCEs will be grouped by Plan Type (ACO/MCO, SCO, ICO, MBHP)</w:t>
        </w:r>
      </w:ins>
    </w:p>
    <w:p w:rsidRPr="00B073CD" w:rsidR="00C31655" w:rsidP="00C31655" w:rsidRDefault="00C31655" w14:paraId="03CF408C" w14:textId="77777777">
      <w:pPr>
        <w:pStyle w:val="ListParagraph"/>
        <w:numPr>
          <w:ilvl w:val="0"/>
          <w:numId w:val="14"/>
        </w:numPr>
        <w:jc w:val="both"/>
        <w:rPr>
          <w:ins w:author="Dadhi, Shruti (EHS)" w:date="2025-08-28T14:33:00Z" w16du:dateUtc="2025-08-28T18:33:00Z" w:id="433"/>
          <w:rFonts w:ascii="Times New Roman" w:hAnsi="Times New Roman" w:cs="Times New Roman"/>
          <w:color w:val="000000"/>
          <w:sz w:val="24"/>
          <w:szCs w:val="24"/>
        </w:rPr>
      </w:pPr>
      <w:ins w:author="Dadhi, Shruti (EHS)" w:date="2025-08-28T14:33:00Z" w16du:dateUtc="2025-08-28T18:33:00Z" w:id="434">
        <w:r w:rsidRPr="00B073CD">
          <w:rPr>
            <w:rFonts w:ascii="Times New Roman" w:hAnsi="Times New Roman" w:cs="Times New Roman"/>
            <w:color w:val="000000"/>
            <w:sz w:val="24"/>
            <w:szCs w:val="24"/>
          </w:rPr>
          <w:t>What months have enough data to compare with the average amount of data for the past 2 years</w:t>
        </w:r>
      </w:ins>
    </w:p>
    <w:p w:rsidRPr="00055668" w:rsidR="00C31655" w:rsidRDefault="00C31655" w14:paraId="69D68BAD" w14:textId="71E1E809">
      <w:pPr>
        <w:pStyle w:val="ListParagraph"/>
        <w:numPr>
          <w:ilvl w:val="0"/>
          <w:numId w:val="14"/>
        </w:numPr>
        <w:jc w:val="both"/>
        <w:rPr>
          <w:ins w:author="Dadhi, Shruti (EHS)" w:date="2025-08-28T14:33:00Z" w16du:dateUtc="2025-08-28T18:33:00Z" w:id="435"/>
          <w:rFonts w:ascii="Times New Roman" w:hAnsi="Times New Roman" w:cs="Times New Roman"/>
          <w:color w:val="000000"/>
          <w:sz w:val="24"/>
          <w:szCs w:val="24"/>
          <w:rPrChange w:author="Dadhi, Shruti (EHS)" w:date="2025-08-29T08:08:00Z" w16du:dateUtc="2025-08-29T12:08:00Z" w:id="436">
            <w:rPr>
              <w:ins w:author="Dadhi, Shruti (EHS)" w:date="2025-08-28T14:33:00Z" w16du:dateUtc="2025-08-28T18:33:00Z" w:id="437"/>
            </w:rPr>
          </w:rPrChange>
        </w:rPr>
        <w:pPrChange w:author="Dadhi, Shruti (EHS)" w:date="2025-08-29T08:08:00Z" w16du:dateUtc="2025-08-29T12:08:00Z" w:id="438">
          <w:pPr>
            <w:pStyle w:val="Heading1"/>
            <w:numPr>
              <w:ilvl w:val="1"/>
              <w:numId w:val="24"/>
            </w:numPr>
            <w:ind w:left="1620" w:hanging="360"/>
          </w:pPr>
        </w:pPrChange>
      </w:pPr>
      <w:ins w:author="Dadhi, Shruti (EHS)" w:date="2025-08-28T14:33:00Z" w16du:dateUtc="2025-08-28T18:33:00Z" w:id="439">
        <w:r>
          <w:rPr>
            <w:rFonts w:ascii="Times New Roman" w:hAnsi="Times New Roman" w:cs="Times New Roman"/>
            <w:color w:val="000000"/>
            <w:sz w:val="24"/>
            <w:szCs w:val="24"/>
          </w:rPr>
          <w:t>By</w:t>
        </w:r>
        <w:r w:rsidRPr="00B073CD">
          <w:rPr>
            <w:rFonts w:ascii="Times New Roman" w:hAnsi="Times New Roman" w:cs="Times New Roman"/>
            <w:color w:val="000000"/>
            <w:sz w:val="24"/>
            <w:szCs w:val="24"/>
          </w:rPr>
          <w:t xml:space="preserve"> default, less than 70% is yellow but the end user can use the slider to change the percentages</w:t>
        </w:r>
        <w:r>
          <w:rPr>
            <w:rFonts w:ascii="Times New Roman" w:hAnsi="Times New Roman" w:cs="Times New Roman"/>
            <w:color w:val="000000"/>
            <w:sz w:val="24"/>
            <w:szCs w:val="24"/>
          </w:rPr>
          <w:t xml:space="preserve"> a</w:t>
        </w:r>
        <w:r w:rsidRPr="00B073CD">
          <w:rPr>
            <w:rFonts w:ascii="Times New Roman" w:hAnsi="Times New Roman" w:cs="Times New Roman"/>
            <w:color w:val="000000"/>
            <w:sz w:val="24"/>
            <w:szCs w:val="24"/>
          </w:rPr>
          <w:t>nd less than 50% is Red</w:t>
        </w:r>
      </w:ins>
    </w:p>
    <w:p w:rsidRPr="00FB4DD6" w:rsidR="007C3EAB" w:rsidDel="006E1144" w:rsidRDefault="00C316C6" w14:paraId="4F6D2465" w14:textId="7E57FFE3">
      <w:pPr>
        <w:ind w:left="1440"/>
        <w:jc w:val="both"/>
        <w:rPr>
          <w:ins w:author="Dadhi, Shruti (EHS)" w:date="2025-08-21T15:24:00Z" w16du:dateUtc="2025-08-21T19:24:00Z" w:id="440"/>
          <w:del w:author="Dadhi, Shruti (EHS)" w:date="2025-08-28T14:34:00Z" w16du:dateUtc="2025-08-28T18:34:00Z" w:id="441"/>
          <w:rFonts w:ascii="Times New Roman" w:hAnsi="Times New Roman" w:cs="Times New Roman"/>
          <w:color w:val="000000" w:themeColor="text1"/>
          <w:sz w:val="24"/>
          <w:szCs w:val="24"/>
          <w:rPrChange w:author="Dadhi, Shruti (EHS)" w:date="2025-08-27T08:24:00Z" w16du:dateUtc="2025-08-27T12:24:00Z" w:id="442">
            <w:rPr>
              <w:ins w:author="Dadhi, Shruti (EHS)" w:date="2025-08-21T15:24:00Z" w16du:dateUtc="2025-08-21T19:24:00Z" w:id="443"/>
              <w:del w:author="Dadhi, Shruti (EHS)" w:date="2025-08-28T14:34:00Z" w16du:dateUtc="2025-08-28T18:34:00Z" w:id="444"/>
            </w:rPr>
          </w:rPrChange>
        </w:rPr>
        <w:pPrChange w:author="Dadhi, Shruti (EHS)" w:date="2025-08-27T08:24:00Z" w16du:dateUtc="2025-08-27T12:24:00Z" w:id="445">
          <w:pPr>
            <w:ind w:left="1080"/>
          </w:pPr>
        </w:pPrChange>
      </w:pPr>
      <w:del w:author="Dadhi, Shruti (EHS)" w:date="2025-08-21T15:21:00Z" w16du:dateUtc="2025-08-21T19:21:00Z" w:id="446">
        <w:r w:rsidRPr="000835FE" w:rsidDel="0087006C">
          <w:rPr>
            <w:sz w:val="24"/>
            <w:szCs w:val="24"/>
          </w:rPr>
          <w:delText>Timeliness</w:delText>
        </w:r>
        <w:r w:rsidRPr="000835FE" w:rsidDel="0087006C" w:rsidR="000B2132">
          <w:rPr>
            <w:sz w:val="24"/>
            <w:szCs w:val="24"/>
          </w:rPr>
          <w:delText xml:space="preserve"> dashboard with 2 pieces</w:delText>
        </w:r>
      </w:del>
      <w:ins w:author="Dadhi, Shruti (EHS)" w:date="2025-08-21T15:24:00Z" w16du:dateUtc="2025-08-21T19:24:00Z" w:id="447">
        <w:del w:author="Dadhi, Shruti (EHS)" w:date="2025-08-28T14:34:00Z" w16du:dateUtc="2025-08-28T18:34:00Z" w:id="448">
          <w:r w:rsidRPr="00FB4DD6" w:rsidDel="006E1144" w:rsidR="007C3EAB">
            <w:rPr>
              <w:rFonts w:ascii="Times New Roman" w:hAnsi="Times New Roman" w:cs="Times New Roman"/>
              <w:color w:val="000000" w:themeColor="text1"/>
              <w:sz w:val="24"/>
              <w:szCs w:val="24"/>
              <w:rPrChange w:author="Dadhi, Shruti (EHS)" w:date="2025-08-27T08:24:00Z" w16du:dateUtc="2025-08-27T12:24:00Z" w:id="449">
                <w:rPr/>
              </w:rPrChange>
            </w:rPr>
            <w:delText>This will help MH understand the scope of any past submissions in terms of what was submitted.  This will allow for Adhoc drill downs and investigations based on the outputs of the first 3 views (sections 5.1, 5.2, and 5.3)</w:delText>
          </w:r>
          <w:bookmarkStart w:name="_Toc207284764" w:id="450"/>
          <w:bookmarkEnd w:id="450"/>
        </w:del>
      </w:ins>
    </w:p>
    <w:p w:rsidRPr="00A439C0" w:rsidR="007C3EAB" w:rsidDel="006E1144" w:rsidP="007C3EAB" w:rsidRDefault="007C3EAB" w14:paraId="291A0B83" w14:textId="63664342">
      <w:pPr>
        <w:pStyle w:val="ListParagraph"/>
        <w:numPr>
          <w:ilvl w:val="0"/>
          <w:numId w:val="14"/>
        </w:numPr>
        <w:jc w:val="both"/>
        <w:rPr>
          <w:ins w:author="Dadhi, Shruti (EHS)" w:date="2025-08-21T15:24:00Z" w16du:dateUtc="2025-08-21T19:24:00Z" w:id="451"/>
          <w:del w:author="Dadhi, Shruti (EHS)" w:date="2025-08-28T14:34:00Z" w16du:dateUtc="2025-08-28T18:34:00Z" w:id="452"/>
          <w:rFonts w:ascii="Times New Roman" w:hAnsi="Times New Roman" w:cs="Times New Roman"/>
          <w:color w:val="000000"/>
          <w:sz w:val="24"/>
          <w:szCs w:val="24"/>
        </w:rPr>
      </w:pPr>
      <w:ins w:author="Dadhi, Shruti (EHS)" w:date="2025-08-21T15:24:00Z" w16du:dateUtc="2025-08-21T19:24:00Z" w:id="453">
        <w:del w:author="Dadhi, Shruti (EHS)" w:date="2025-08-28T14:34:00Z" w16du:dateUtc="2025-08-28T18:34:00Z" w:id="454">
          <w:r w:rsidRPr="00A439C0" w:rsidDel="006E1144">
            <w:rPr>
              <w:rFonts w:ascii="Times New Roman" w:hAnsi="Times New Roman" w:cs="Times New Roman"/>
              <w:color w:val="000000"/>
              <w:sz w:val="24"/>
              <w:szCs w:val="24"/>
            </w:rPr>
            <w:delText>Top Down -Timeliness per file</w:delText>
          </w:r>
          <w:bookmarkStart w:name="_Toc207284765" w:id="455"/>
          <w:bookmarkEnd w:id="455"/>
        </w:del>
      </w:ins>
    </w:p>
    <w:p w:rsidRPr="00A439C0" w:rsidR="007C3EAB" w:rsidDel="006E1144" w:rsidP="007C3EAB" w:rsidRDefault="007C3EAB" w14:paraId="67386BBE" w14:textId="5F6B8BFA">
      <w:pPr>
        <w:pStyle w:val="ListParagraph"/>
        <w:numPr>
          <w:ilvl w:val="0"/>
          <w:numId w:val="14"/>
        </w:numPr>
        <w:jc w:val="both"/>
        <w:rPr>
          <w:ins w:author="Dadhi, Shruti (EHS)" w:date="2025-08-21T15:24:00Z" w16du:dateUtc="2025-08-21T19:24:00Z" w:id="456"/>
          <w:del w:author="Dadhi, Shruti (EHS)" w:date="2025-08-28T14:34:00Z" w16du:dateUtc="2025-08-28T18:34:00Z" w:id="457"/>
          <w:rFonts w:ascii="Times New Roman" w:hAnsi="Times New Roman" w:cs="Times New Roman"/>
          <w:color w:val="000000"/>
          <w:sz w:val="24"/>
          <w:szCs w:val="24"/>
        </w:rPr>
      </w:pPr>
      <w:ins w:author="Dadhi, Shruti (EHS)" w:date="2025-08-21T15:24:00Z" w16du:dateUtc="2025-08-21T19:24:00Z" w:id="458">
        <w:del w:author="Dadhi, Shruti (EHS)" w:date="2025-08-28T14:34:00Z" w16du:dateUtc="2025-08-28T18:34:00Z" w:id="459">
          <w:r w:rsidRPr="00A439C0" w:rsidDel="006E1144">
            <w:rPr>
              <w:rFonts w:ascii="Times New Roman" w:hAnsi="Times New Roman" w:cs="Times New Roman"/>
              <w:color w:val="000000"/>
              <w:sz w:val="24"/>
              <w:szCs w:val="24"/>
            </w:rPr>
            <w:delText>Bottom-Up-another workbook with histogram with date of service month and record type.</w:delText>
          </w:r>
          <w:bookmarkStart w:name="_Toc207284766" w:id="460"/>
          <w:bookmarkEnd w:id="460"/>
        </w:del>
      </w:ins>
    </w:p>
    <w:p w:rsidRPr="0087006C" w:rsidR="009C50FE" w:rsidDel="006E1144" w:rsidRDefault="009C50FE" w14:paraId="7EDCFD41" w14:textId="0141AA8A">
      <w:pPr>
        <w:rPr>
          <w:del w:author="Dadhi, Shruti (EHS)" w:date="2025-08-28T14:34:00Z" w16du:dateUtc="2025-08-28T18:34:00Z" w:id="461"/>
          <w:rPrChange w:author="Dadhi, Shruti (EHS)" w:date="2025-08-21T15:21:00Z" w16du:dateUtc="2025-08-21T19:21:00Z" w:id="462">
            <w:rPr>
              <w:del w:author="Dadhi, Shruti (EHS)" w:date="2025-08-28T14:34:00Z" w16du:dateUtc="2025-08-28T18:34:00Z" w:id="463"/>
              <w:sz w:val="24"/>
              <w:szCs w:val="24"/>
            </w:rPr>
          </w:rPrChange>
        </w:rPr>
        <w:pPrChange w:author="Dadhi, Shruti (EHS)" w:date="2025-08-21T15:21:00Z" w16du:dateUtc="2025-08-21T19:21:00Z" w:id="464">
          <w:pPr>
            <w:pStyle w:val="Heading1"/>
            <w:numPr>
              <w:ilvl w:val="1"/>
              <w:numId w:val="10"/>
            </w:numPr>
            <w:ind w:left="1440" w:hanging="720"/>
          </w:pPr>
        </w:pPrChange>
      </w:pPr>
      <w:bookmarkStart w:name="_Toc207284767" w:id="465"/>
      <w:bookmarkEnd w:id="465"/>
    </w:p>
    <w:p w:rsidR="00966055" w:rsidDel="007C3EAB" w:rsidP="00172FE4" w:rsidRDefault="00966055" w14:paraId="54DA75BF" w14:textId="2A796A62">
      <w:pPr>
        <w:pStyle w:val="Heading1"/>
        <w:numPr>
          <w:ilvl w:val="2"/>
          <w:numId w:val="10"/>
        </w:numPr>
        <w:rPr>
          <w:del w:author="Dadhi, Shruti (EHS)" w:date="2025-08-21T15:23:00Z" w16du:dateUtc="2025-08-21T19:23:00Z" w:id="466"/>
          <w:sz w:val="24"/>
          <w:szCs w:val="24"/>
        </w:rPr>
      </w:pPr>
      <w:del w:author="Dadhi, Shruti (EHS)" w:date="2025-08-21T15:23:00Z" w16du:dateUtc="2025-08-21T19:23:00Z" w:id="467">
        <w:r w:rsidRPr="00114710" w:rsidDel="007C3EAB">
          <w:rPr>
            <w:sz w:val="24"/>
            <w:szCs w:val="24"/>
          </w:rPr>
          <w:delText>Dashb</w:delText>
        </w:r>
        <w:r w:rsidRPr="00114710" w:rsidDel="007C3EAB" w:rsidR="00072D81">
          <w:rPr>
            <w:sz w:val="24"/>
            <w:szCs w:val="24"/>
          </w:rPr>
          <w:delText>oard File</w:delText>
        </w:r>
        <w:bookmarkStart w:name="_Toc207284768" w:id="468"/>
        <w:bookmarkEnd w:id="468"/>
      </w:del>
    </w:p>
    <w:p w:rsidRPr="0093507D" w:rsidR="00D16612" w:rsidDel="006E1144" w:rsidP="0093507D" w:rsidRDefault="00D16612" w14:paraId="1C931C5F" w14:textId="37D1E850">
      <w:pPr>
        <w:ind w:left="1080"/>
        <w:rPr>
          <w:del w:author="Dadhi, Shruti (EHS)" w:date="2025-08-28T14:34:00Z" w16du:dateUtc="2025-08-28T18:34:00Z" w:id="469"/>
        </w:rPr>
      </w:pPr>
      <w:del w:author="Dadhi, Shruti (EHS)" w:date="2025-08-28T14:34:00Z" w16du:dateUtc="2025-08-28T18:34:00Z" w:id="470">
        <w:r w:rsidDel="006E1144">
          <w:delText>This will help MH understand the scope of any past submissions in terms of what was submitted.  This will allow for Adhoc drill downs and investigations based on the outputs of the first 3 views (sections 5.1, 5.2, and 5.3)</w:delText>
        </w:r>
        <w:bookmarkStart w:name="_Toc207284769" w:id="471"/>
        <w:bookmarkEnd w:id="471"/>
      </w:del>
    </w:p>
    <w:p w:rsidRPr="00A439C0" w:rsidR="000B2132" w:rsidDel="006E1144" w:rsidP="00A439C0" w:rsidRDefault="000B2132" w14:paraId="05C552E5" w14:textId="7A5182B3">
      <w:pPr>
        <w:pStyle w:val="ListParagraph"/>
        <w:numPr>
          <w:ilvl w:val="0"/>
          <w:numId w:val="14"/>
        </w:numPr>
        <w:jc w:val="both"/>
        <w:rPr>
          <w:del w:author="Dadhi, Shruti (EHS)" w:date="2025-08-28T14:34:00Z" w16du:dateUtc="2025-08-28T18:34:00Z" w:id="472"/>
          <w:rFonts w:ascii="Times New Roman" w:hAnsi="Times New Roman" w:cs="Times New Roman"/>
          <w:color w:val="000000"/>
          <w:sz w:val="24"/>
          <w:szCs w:val="24"/>
        </w:rPr>
      </w:pPr>
      <w:del w:author="Dadhi, Shruti (EHS)" w:date="2025-08-28T14:34:00Z" w16du:dateUtc="2025-08-28T18:34:00Z" w:id="473">
        <w:r w:rsidRPr="00A439C0" w:rsidDel="006E1144">
          <w:rPr>
            <w:rFonts w:ascii="Times New Roman" w:hAnsi="Times New Roman" w:cs="Times New Roman"/>
            <w:color w:val="000000"/>
            <w:sz w:val="24"/>
            <w:szCs w:val="24"/>
          </w:rPr>
          <w:delText>Top</w:delText>
        </w:r>
        <w:r w:rsidRPr="00A439C0" w:rsidDel="006E1144" w:rsidR="006D5662">
          <w:rPr>
            <w:rFonts w:ascii="Times New Roman" w:hAnsi="Times New Roman" w:cs="Times New Roman"/>
            <w:color w:val="000000"/>
            <w:sz w:val="24"/>
            <w:szCs w:val="24"/>
          </w:rPr>
          <w:delText xml:space="preserve"> Down</w:delText>
        </w:r>
        <w:r w:rsidRPr="00A439C0" w:rsidDel="006E1144">
          <w:rPr>
            <w:rFonts w:ascii="Times New Roman" w:hAnsi="Times New Roman" w:cs="Times New Roman"/>
            <w:color w:val="000000"/>
            <w:sz w:val="24"/>
            <w:szCs w:val="24"/>
          </w:rPr>
          <w:delText xml:space="preserve"> -Timeliness per file</w:delText>
        </w:r>
        <w:bookmarkStart w:name="_Toc207284770" w:id="474"/>
        <w:bookmarkEnd w:id="474"/>
      </w:del>
    </w:p>
    <w:p w:rsidRPr="00A439C0" w:rsidR="000B2132" w:rsidDel="006E1144" w:rsidP="00A439C0" w:rsidRDefault="006D5662" w14:paraId="7E09E092" w14:textId="520EFA99">
      <w:pPr>
        <w:pStyle w:val="ListParagraph"/>
        <w:numPr>
          <w:ilvl w:val="0"/>
          <w:numId w:val="14"/>
        </w:numPr>
        <w:jc w:val="both"/>
        <w:rPr>
          <w:del w:author="Dadhi, Shruti (EHS)" w:date="2025-08-28T14:34:00Z" w16du:dateUtc="2025-08-28T18:34:00Z" w:id="475"/>
          <w:rFonts w:ascii="Times New Roman" w:hAnsi="Times New Roman" w:cs="Times New Roman"/>
          <w:color w:val="000000"/>
          <w:sz w:val="24"/>
          <w:szCs w:val="24"/>
        </w:rPr>
      </w:pPr>
      <w:del w:author="Dadhi, Shruti (EHS)" w:date="2025-08-28T14:34:00Z" w16du:dateUtc="2025-08-28T18:34:00Z" w:id="476">
        <w:r w:rsidRPr="00A439C0" w:rsidDel="006E1144">
          <w:rPr>
            <w:rFonts w:ascii="Times New Roman" w:hAnsi="Times New Roman" w:cs="Times New Roman"/>
            <w:color w:val="000000"/>
            <w:sz w:val="24"/>
            <w:szCs w:val="24"/>
          </w:rPr>
          <w:delText>B</w:delText>
        </w:r>
        <w:r w:rsidRPr="00A439C0" w:rsidDel="006E1144" w:rsidR="000B2132">
          <w:rPr>
            <w:rFonts w:ascii="Times New Roman" w:hAnsi="Times New Roman" w:cs="Times New Roman"/>
            <w:color w:val="000000"/>
            <w:sz w:val="24"/>
            <w:szCs w:val="24"/>
          </w:rPr>
          <w:delText>ottom</w:delText>
        </w:r>
        <w:r w:rsidRPr="00A439C0" w:rsidDel="006E1144" w:rsidR="00257FAC">
          <w:rPr>
            <w:rFonts w:ascii="Times New Roman" w:hAnsi="Times New Roman" w:cs="Times New Roman"/>
            <w:color w:val="000000"/>
            <w:sz w:val="24"/>
            <w:szCs w:val="24"/>
          </w:rPr>
          <w:delText>-Up</w:delText>
        </w:r>
        <w:r w:rsidRPr="00A439C0" w:rsidDel="006E1144" w:rsidR="000B2132">
          <w:rPr>
            <w:rFonts w:ascii="Times New Roman" w:hAnsi="Times New Roman" w:cs="Times New Roman"/>
            <w:color w:val="000000"/>
            <w:sz w:val="24"/>
            <w:szCs w:val="24"/>
          </w:rPr>
          <w:delText xml:space="preserve">-another workbook with histogram with date of </w:delText>
        </w:r>
        <w:r w:rsidRPr="00A439C0" w:rsidDel="006E1144" w:rsidR="00FF3BA4">
          <w:rPr>
            <w:rFonts w:ascii="Times New Roman" w:hAnsi="Times New Roman" w:cs="Times New Roman"/>
            <w:color w:val="000000"/>
            <w:sz w:val="24"/>
            <w:szCs w:val="24"/>
          </w:rPr>
          <w:delText>service</w:delText>
        </w:r>
        <w:r w:rsidRPr="00A439C0" w:rsidDel="006E1144" w:rsidR="000B2132">
          <w:rPr>
            <w:rFonts w:ascii="Times New Roman" w:hAnsi="Times New Roman" w:cs="Times New Roman"/>
            <w:color w:val="000000"/>
            <w:sz w:val="24"/>
            <w:szCs w:val="24"/>
          </w:rPr>
          <w:delText xml:space="preserve"> month and record type.</w:delText>
        </w:r>
        <w:bookmarkStart w:name="_Toc207284771" w:id="477"/>
        <w:bookmarkEnd w:id="477"/>
      </w:del>
    </w:p>
    <w:p w:rsidR="00D03D04" w:rsidDel="006E1144" w:rsidP="00964043" w:rsidRDefault="00D03D04" w14:paraId="4595B94E" w14:textId="16DB9E84">
      <w:pPr>
        <w:rPr>
          <w:del w:author="Dadhi, Shruti (EHS)" w:date="2025-08-28T14:34:00Z" w16du:dateUtc="2025-08-28T18:34:00Z" w:id="478"/>
        </w:rPr>
      </w:pPr>
      <w:bookmarkStart w:name="_Toc207284772" w:id="479"/>
      <w:bookmarkEnd w:id="479"/>
    </w:p>
    <w:p w:rsidR="00D03D04" w:rsidDel="007C3EAB" w:rsidP="00121B7C" w:rsidRDefault="00D03D04" w14:paraId="55F8D1CE" w14:textId="0797658D">
      <w:pPr>
        <w:pStyle w:val="ListParagraph"/>
        <w:numPr>
          <w:ilvl w:val="0"/>
          <w:numId w:val="14"/>
        </w:numPr>
        <w:rPr>
          <w:del w:author="Dadhi, Shruti (EHS)" w:date="2025-08-21T15:23:00Z" w16du:dateUtc="2025-08-21T19:23:00Z" w:id="480"/>
        </w:rPr>
      </w:pPr>
      <w:del w:author="Dadhi, Shruti (EHS)" w:date="2025-08-21T15:23:00Z" w16du:dateUtc="2025-08-21T19:23:00Z" w:id="481">
        <w:r w:rsidDel="007C3EAB">
          <w:fldChar w:fldCharType="begin"/>
        </w:r>
        <w:r w:rsidDel="007C3EAB">
          <w:delInstrText>HYPERLINK "https://mhtableau.hhs.mass.gov/" \l "/site/EOHHSBusinessIntelligence/views/Dashboard_File-2/Dashboard_File?:iid=1"</w:delInstrText>
        </w:r>
        <w:r w:rsidDel="007C3EAB">
          <w:fldChar w:fldCharType="separate"/>
        </w:r>
        <w:r w:rsidRPr="009348D5" w:rsidDel="007C3EAB">
          <w:rPr>
            <w:rStyle w:val="Hyperlink"/>
          </w:rPr>
          <w:delText>https://mhtableau.hhs.mass.gov/#/site/EOHHSBusinessIntelligence/views/Dashboard_File-2/Dashboard_File</w:delText>
        </w:r>
        <w:r w:rsidDel="007C3EAB">
          <w:fldChar w:fldCharType="end"/>
        </w:r>
        <w:bookmarkStart w:name="_Toc207284773" w:id="482"/>
        <w:bookmarkEnd w:id="482"/>
      </w:del>
    </w:p>
    <w:p w:rsidR="00D03D04" w:rsidDel="006E1144" w:rsidP="00D03D04" w:rsidRDefault="00D03D04" w14:paraId="0398B346" w14:textId="025CF2F7">
      <w:pPr>
        <w:pStyle w:val="ListParagraph"/>
        <w:rPr>
          <w:del w:author="Dadhi, Shruti (EHS)" w:date="2025-08-28T14:34:00Z" w16du:dateUtc="2025-08-28T18:34:00Z" w:id="483"/>
        </w:rPr>
      </w:pPr>
      <w:bookmarkStart w:name="_Toc207284774" w:id="484"/>
      <w:bookmarkEnd w:id="484"/>
    </w:p>
    <w:p w:rsidR="00D03D04" w:rsidDel="006E1144" w:rsidP="00D03D04" w:rsidRDefault="00D03D04" w14:paraId="29F10CC2" w14:textId="42E1AC5F">
      <w:pPr>
        <w:pStyle w:val="ListParagraph"/>
        <w:ind w:left="2160"/>
        <w:rPr>
          <w:del w:author="Dadhi, Shruti (EHS)" w:date="2025-08-28T14:34:00Z" w16du:dateUtc="2025-08-28T18:34:00Z" w:id="485"/>
        </w:rPr>
      </w:pPr>
      <w:bookmarkStart w:name="_Toc207284775" w:id="486"/>
      <w:bookmarkEnd w:id="486"/>
    </w:p>
    <w:p w:rsidR="00F15F3B" w:rsidRDefault="00F15F3B" w14:paraId="4A2EF640" w14:textId="77777777">
      <w:pPr>
        <w:pStyle w:val="Heading1"/>
        <w:numPr>
          <w:ilvl w:val="1"/>
          <w:numId w:val="23"/>
        </w:numPr>
        <w:rPr>
          <w:ins w:author="Dadhi, Shruti (EHS)" w:date="2025-08-21T15:36:00Z" w16du:dateUtc="2025-08-21T19:36:00Z" w:id="487"/>
          <w:sz w:val="24"/>
          <w:szCs w:val="24"/>
        </w:rPr>
        <w:pPrChange w:author="Dadhi, Shruti (EHS)" w:date="2025-08-28T14:34:00Z" w16du:dateUtc="2025-08-28T18:34:00Z" w:id="488">
          <w:pPr>
            <w:pStyle w:val="Heading1"/>
            <w:numPr>
              <w:ilvl w:val="1"/>
              <w:numId w:val="10"/>
            </w:numPr>
            <w:ind w:left="1440" w:hanging="720"/>
          </w:pPr>
        </w:pPrChange>
      </w:pPr>
      <w:bookmarkStart w:name="_Toc207284776" w:id="489"/>
      <w:ins w:author="Dadhi, Shruti (EHS)" w:date="2025-08-21T15:26:00Z" w16du:dateUtc="2025-08-21T19:26:00Z" w:id="490">
        <w:r>
          <w:rPr>
            <w:sz w:val="24"/>
            <w:szCs w:val="24"/>
          </w:rPr>
          <w:t>Submission Lag Triangle</w:t>
        </w:r>
      </w:ins>
      <w:bookmarkEnd w:id="489"/>
    </w:p>
    <w:p w:rsidR="00CB46A9" w:rsidP="00CB46A9" w:rsidRDefault="00CB46A9" w14:paraId="543A2884" w14:textId="77777777">
      <w:pPr>
        <w:rPr>
          <w:ins w:author="Dadhi, Shruti (EHS)" w:date="2025-08-21T15:36:00Z" w16du:dateUtc="2025-08-21T19:36:00Z" w:id="491"/>
        </w:rPr>
      </w:pPr>
    </w:p>
    <w:p w:rsidRPr="0093785B" w:rsidR="00CB46A9" w:rsidRDefault="006210A6" w14:paraId="2B973D98" w14:textId="0C3097E3">
      <w:pPr>
        <w:ind w:left="720"/>
        <w:rPr>
          <w:ins w:author="Dadhi, Shruti (EHS)" w:date="2025-08-21T15:36:00Z" w16du:dateUtc="2025-08-21T19:36:00Z" w:id="492"/>
          <w:rFonts w:ascii="Times New Roman" w:hAnsi="Times New Roman" w:cs="Times New Roman"/>
          <w:color w:val="000000" w:themeColor="text1"/>
          <w:sz w:val="24"/>
          <w:szCs w:val="24"/>
          <w:rPrChange w:author="Dadhi, Shruti (EHS)" w:date="2025-08-27T08:24:00Z" w16du:dateUtc="2025-08-27T12:24:00Z" w:id="493">
            <w:rPr>
              <w:ins w:author="Dadhi, Shruti (EHS)" w:date="2025-08-21T15:36:00Z" w16du:dateUtc="2025-08-21T19:36:00Z" w:id="494"/>
            </w:rPr>
          </w:rPrChange>
        </w:rPr>
        <w:pPrChange w:author="Dadhi, Shruti (EHS)" w:date="2025-08-27T08:40:00Z" w16du:dateUtc="2025-08-27T12:40:00Z" w:id="495">
          <w:pPr/>
        </w:pPrChange>
      </w:pPr>
      <w:ins w:author="Dadhi, Shruti (EHS)" w:date="2025-08-21T15:36:00Z" w:id="496">
        <w:r w:rsidRPr="0093785B">
          <w:rPr>
            <w:rFonts w:ascii="Times New Roman" w:hAnsi="Times New Roman" w:cs="Times New Roman"/>
            <w:color w:val="000000" w:themeColor="text1"/>
            <w:sz w:val="24"/>
            <w:szCs w:val="24"/>
            <w:rPrChange w:author="Dadhi, Shruti (EHS)" w:date="2025-08-27T08:24:00Z" w16du:dateUtc="2025-08-27T12:24:00Z" w:id="497">
              <w:rPr/>
            </w:rPrChange>
          </w:rPr>
          <w:t>Submissions Lag Triangle displays claim line counts at the month level using a crosstab of Warehouse (WH) Month (Mon) on the vertical axis vs Date of Service (DOS) Month on the horizontal axis.</w:t>
        </w:r>
      </w:ins>
    </w:p>
    <w:p w:rsidRPr="0093785B" w:rsidR="006210A6" w:rsidRDefault="006210A6" w14:paraId="721993D8" w14:textId="77777777">
      <w:pPr>
        <w:ind w:left="720"/>
        <w:rPr>
          <w:ins w:author="Dadhi, Shruti (EHS)" w:date="2025-08-21T15:36:00Z" w16du:dateUtc="2025-08-21T19:36:00Z" w:id="498"/>
          <w:rFonts w:ascii="Times New Roman" w:hAnsi="Times New Roman" w:cs="Times New Roman"/>
          <w:color w:val="000000" w:themeColor="text1"/>
          <w:sz w:val="24"/>
          <w:szCs w:val="24"/>
          <w:rPrChange w:author="Dadhi, Shruti (EHS)" w:date="2025-08-27T08:24:00Z" w16du:dateUtc="2025-08-27T12:24:00Z" w:id="499">
            <w:rPr>
              <w:ins w:author="Dadhi, Shruti (EHS)" w:date="2025-08-21T15:36:00Z" w16du:dateUtc="2025-08-21T19:36:00Z" w:id="500"/>
            </w:rPr>
          </w:rPrChange>
        </w:rPr>
        <w:pPrChange w:author="Dadhi, Shruti (EHS)" w:date="2025-08-27T08:40:00Z" w16du:dateUtc="2025-08-27T12:40:00Z" w:id="501">
          <w:pPr/>
        </w:pPrChange>
      </w:pPr>
    </w:p>
    <w:p w:rsidRPr="0093785B" w:rsidR="006210A6" w:rsidRDefault="006210A6" w14:paraId="11784019" w14:textId="719BBC33">
      <w:pPr>
        <w:ind w:left="720"/>
        <w:rPr>
          <w:ins w:author="Dadhi, Shruti (EHS)" w:date="2025-08-21T15:36:00Z" w16du:dateUtc="2025-08-21T19:36:00Z" w:id="502"/>
          <w:rFonts w:ascii="Times New Roman" w:hAnsi="Times New Roman" w:cs="Times New Roman"/>
          <w:color w:val="000000" w:themeColor="text1"/>
          <w:sz w:val="24"/>
          <w:szCs w:val="24"/>
          <w:rPrChange w:author="Dadhi, Shruti (EHS)" w:date="2025-08-27T08:24:00Z" w16du:dateUtc="2025-08-27T12:24:00Z" w:id="503">
            <w:rPr>
              <w:ins w:author="Dadhi, Shruti (EHS)" w:date="2025-08-21T15:36:00Z" w16du:dateUtc="2025-08-21T19:36:00Z" w:id="504"/>
              <w:sz w:val="24"/>
              <w:szCs w:val="24"/>
            </w:rPr>
          </w:rPrChange>
        </w:rPr>
        <w:pPrChange w:author="Dadhi, Shruti (EHS)" w:date="2025-08-27T08:40:00Z" w16du:dateUtc="2025-08-27T12:40:00Z" w:id="505">
          <w:pPr>
            <w:pStyle w:val="Heading1"/>
            <w:ind w:left="1440"/>
          </w:pPr>
        </w:pPrChange>
      </w:pPr>
      <w:ins w:author="Dadhi, Shruti (EHS)" w:date="2025-08-21T15:36:00Z" w16du:dateUtc="2025-08-21T19:36:00Z" w:id="506">
        <w:r w:rsidRPr="0093785B">
          <w:rPr>
            <w:rFonts w:ascii="Times New Roman" w:hAnsi="Times New Roman" w:cs="Times New Roman"/>
            <w:color w:val="000000" w:themeColor="text1"/>
            <w:sz w:val="24"/>
            <w:szCs w:val="24"/>
            <w:rPrChange w:author="Dadhi, Shruti (EHS)" w:date="2025-08-27T08:24:00Z" w16du:dateUtc="2025-08-27T12:24:00Z" w:id="507">
              <w:rPr>
                <w:b w:val="0"/>
                <w:bCs w:val="0"/>
                <w:sz w:val="24"/>
                <w:szCs w:val="24"/>
              </w:rPr>
            </w:rPrChange>
          </w:rPr>
          <w:t xml:space="preserve">Dashboard of crosstab of total record count by wh month by date of service month - Lag triangle </w:t>
        </w:r>
      </w:ins>
    </w:p>
    <w:p w:rsidRPr="0093785B" w:rsidR="006210A6" w:rsidRDefault="006210A6" w14:paraId="4D3FCAC2" w14:textId="7CD946BE">
      <w:pPr>
        <w:ind w:left="720"/>
        <w:rPr>
          <w:ins w:author="Dadhi, Shruti (EHS)" w:date="2025-08-21T15:36:00Z" w16du:dateUtc="2025-08-21T19:36:00Z" w:id="508"/>
          <w:rFonts w:ascii="Times New Roman" w:hAnsi="Times New Roman" w:cs="Times New Roman"/>
          <w:color w:val="000000" w:themeColor="text1"/>
          <w:sz w:val="24"/>
          <w:szCs w:val="24"/>
          <w:rPrChange w:author="Dadhi, Shruti (EHS)" w:date="2025-08-27T08:24:00Z" w16du:dateUtc="2025-08-27T12:24:00Z" w:id="509">
            <w:rPr>
              <w:ins w:author="Dadhi, Shruti (EHS)" w:date="2025-08-21T15:36:00Z" w16du:dateUtc="2025-08-21T19:36:00Z" w:id="510"/>
            </w:rPr>
          </w:rPrChange>
        </w:rPr>
        <w:pPrChange w:author="Dadhi, Shruti (EHS)" w:date="2025-08-27T08:40:00Z" w16du:dateUtc="2025-08-27T12:40:00Z" w:id="511">
          <w:pPr>
            <w:ind w:left="1440"/>
            <w:jc w:val="both"/>
          </w:pPr>
        </w:pPrChange>
      </w:pPr>
      <w:ins w:author="Dadhi, Shruti (EHS)" w:date="2025-08-21T15:36:00Z" w16du:dateUtc="2025-08-21T19:36:00Z" w:id="512">
        <w:r w:rsidRPr="0093785B">
          <w:rPr>
            <w:rFonts w:ascii="Times New Roman" w:hAnsi="Times New Roman" w:cs="Times New Roman"/>
            <w:color w:val="000000" w:themeColor="text1"/>
            <w:sz w:val="24"/>
            <w:szCs w:val="24"/>
            <w:rPrChange w:author="Dadhi, Shruti (EHS)" w:date="2025-08-27T08:24:00Z" w16du:dateUtc="2025-08-27T12:24:00Z" w:id="513">
              <w:rPr/>
            </w:rPrChange>
          </w:rPr>
          <w:t xml:space="preserve">This </w:t>
        </w:r>
      </w:ins>
      <w:ins w:author="Dadhi, Shruti (EHS)" w:date="2025-08-27T08:46:00Z" w16du:dateUtc="2025-08-27T12:46:00Z" w:id="514">
        <w:r w:rsidR="00AD6E33">
          <w:rPr>
            <w:rFonts w:ascii="Times New Roman" w:hAnsi="Times New Roman" w:cs="Times New Roman"/>
            <w:color w:val="000000" w:themeColor="text1"/>
            <w:sz w:val="24"/>
            <w:szCs w:val="24"/>
          </w:rPr>
          <w:t>view</w:t>
        </w:r>
      </w:ins>
      <w:ins w:author="Dadhi, Shruti (EHS)" w:date="2025-08-27T08:45:00Z" w16du:dateUtc="2025-08-27T12:45:00Z" w:id="515">
        <w:r w:rsidRPr="00AD6E33" w:rsidR="00AD6E33">
          <w:rPr>
            <w:rFonts w:ascii="Times New Roman" w:hAnsi="Times New Roman" w:cs="Times New Roman"/>
            <w:color w:val="000000" w:themeColor="text1"/>
            <w:sz w:val="24"/>
            <w:szCs w:val="24"/>
          </w:rPr>
          <w:t xml:space="preserve"> </w:t>
        </w:r>
      </w:ins>
      <w:ins w:author="Dadhi, Shruti (EHS)" w:date="2025-08-21T15:36:00Z" w16du:dateUtc="2025-08-21T19:36:00Z" w:id="516">
        <w:r w:rsidRPr="0093785B">
          <w:rPr>
            <w:rFonts w:ascii="Times New Roman" w:hAnsi="Times New Roman" w:cs="Times New Roman"/>
            <w:color w:val="000000" w:themeColor="text1"/>
            <w:sz w:val="24"/>
            <w:szCs w:val="24"/>
            <w:rPrChange w:author="Dadhi, Shruti (EHS)" w:date="2025-08-27T08:24:00Z" w16du:dateUtc="2025-08-27T12:24:00Z" w:id="517">
              <w:rPr/>
            </w:rPrChange>
          </w:rPr>
          <w:t xml:space="preserve">will help analysts and others at </w:t>
        </w:r>
      </w:ins>
      <w:ins w:author="Dadhi, Shruti (EHS)" w:date="2025-08-27T08:44:00Z" w16du:dateUtc="2025-08-27T12:44:00Z" w:id="518">
        <w:r w:rsidRPr="000218D5" w:rsidR="000218D5">
          <w:rPr>
            <w:rFonts w:ascii="Times New Roman" w:hAnsi="Times New Roman" w:cs="Times New Roman"/>
            <w:color w:val="000000" w:themeColor="text1"/>
            <w:sz w:val="24"/>
            <w:szCs w:val="24"/>
          </w:rPr>
          <w:t>MassHealth</w:t>
        </w:r>
      </w:ins>
      <w:ins w:author="Dadhi, Shruti (EHS)" w:date="2025-08-21T15:36:00Z" w16du:dateUtc="2025-08-21T19:36:00Z" w:id="519">
        <w:r w:rsidRPr="0093785B">
          <w:rPr>
            <w:rFonts w:ascii="Times New Roman" w:hAnsi="Times New Roman" w:cs="Times New Roman"/>
            <w:color w:val="000000" w:themeColor="text1"/>
            <w:sz w:val="24"/>
            <w:szCs w:val="24"/>
            <w:rPrChange w:author="Dadhi, Shruti (EHS)" w:date="2025-08-27T08:24:00Z" w16du:dateUtc="2025-08-27T12:24:00Z" w:id="520">
              <w:rPr/>
            </w:rPrChange>
          </w:rPr>
          <w:t xml:space="preserve"> understand encounter data completion over time and help demonstrate plan submission patterns (i.e. give a sense of ‘claims lag’</w:t>
        </w:r>
        <w:r w:rsidRPr="0093785B">
          <w:rPr>
            <mc:AlternateContent>
              <mc:Choice Requires="w16se">
                <w:rFonts w:ascii="Times New Roman" w:hAnsi="Times New Roman" w:cs="Times New Roman"/>
              </mc:Choice>
              <mc:Fallback>
                <w:rFonts w:ascii="Segoe UI Emoji" w:hAnsi="Segoe UI Emoji" w:eastAsia="Segoe UI Emoji" w:cs="Segoe UI Emoji"/>
              </mc:Fallback>
            </mc:AlternateContent>
            <w:color w:val="000000" w:themeColor="text1"/>
            <w:sz w:val="24"/>
            <w:szCs w:val="24"/>
            <w:rPrChange w:author="Dadhi, Shruti (EHS)" w:date="2025-08-27T08:24:00Z" w16du:dateUtc="2025-08-27T12:24:00Z" w:id="521">
              <w:rPr>
                <mc:AlternateContent>
                  <mc:Choice Requires="w16se"/>
                  <mc:Fallback>
                    <w:rFonts w:ascii="Segoe UI Emoji" w:hAnsi="Segoe UI Emoji" w:eastAsia="Segoe UI Emoji" w:cs="Segoe UI Emoji"/>
                  </mc:Fallback>
                </mc:AlternateContent>
              </w:rPr>
            </w:rPrChange>
          </w:rPr>
          <mc:AlternateContent>
            <mc:Choice Requires="w16se">
              <w16se:symEx w16se:font="Segoe UI Emoji" w16se:char="1F609"/>
            </mc:Choice>
            <mc:Fallback>
              <w:t>😉</w:t>
            </mc:Fallback>
          </mc:AlternateContent>
        </w:r>
      </w:ins>
    </w:p>
    <w:p w:rsidR="006210A6" w:rsidP="006210A6" w:rsidRDefault="006210A6" w14:paraId="23525FDA" w14:textId="77777777">
      <w:pPr>
        <w:jc w:val="both"/>
        <w:rPr>
          <w:ins w:author="Dadhi, Shruti (EHS)" w:date="2025-08-21T15:36:00Z" w16du:dateUtc="2025-08-21T19:36:00Z" w:id="522"/>
        </w:rPr>
      </w:pPr>
    </w:p>
    <w:p w:rsidR="006210A6" w:rsidP="00CB46A9" w:rsidRDefault="006210A6" w14:paraId="235CA8C2" w14:textId="2511A1E3">
      <w:pPr>
        <w:rPr>
          <w:ins w:author="Dadhi, Shruti (EHS)" w:date="2025-08-21T15:36:00Z" w16du:dateUtc="2025-08-21T19:36:00Z" w:id="523"/>
        </w:rPr>
      </w:pPr>
    </w:p>
    <w:p w:rsidRPr="00CB46A9" w:rsidR="00CB46A9" w:rsidRDefault="00CB46A9" w14:paraId="6F93FC13" w14:textId="2B5F371C">
      <w:pPr>
        <w:rPr>
          <w:ins w:author="Dadhi, Shruti (EHS)" w:date="2025-08-21T15:26:00Z" w16du:dateUtc="2025-08-21T19:26:00Z" w:id="524"/>
          <w:rPrChange w:author="Dadhi, Shruti (EHS)" w:date="2025-08-21T15:36:00Z" w16du:dateUtc="2025-08-21T19:36:00Z" w:id="525">
            <w:rPr>
              <w:ins w:author="Dadhi, Shruti (EHS)" w:date="2025-08-21T15:26:00Z" w16du:dateUtc="2025-08-21T19:26:00Z" w:id="526"/>
              <w:sz w:val="24"/>
              <w:szCs w:val="24"/>
            </w:rPr>
          </w:rPrChange>
        </w:rPr>
        <w:pPrChange w:author="Dadhi, Shruti (EHS)" w:date="2025-08-21T15:36:00Z" w16du:dateUtc="2025-08-21T19:36:00Z" w:id="527">
          <w:pPr>
            <w:pStyle w:val="Heading1"/>
            <w:numPr>
              <w:ilvl w:val="1"/>
              <w:numId w:val="10"/>
            </w:numPr>
            <w:ind w:left="1440" w:hanging="720"/>
          </w:pPr>
        </w:pPrChange>
      </w:pPr>
      <w:ins w:author="Dadhi, Shruti (EHS)" w:date="2025-08-21T15:36:00Z" w16du:dateUtc="2025-08-21T19:36:00Z" w:id="528">
        <w:r w:rsidRPr="00CB46A9">
          <w:rPr>
            <w:noProof/>
          </w:rPr>
          <w:drawing>
            <wp:inline distT="0" distB="0" distL="0" distR="0" wp14:anchorId="7ED1F3E7" wp14:editId="3302F1A3">
              <wp:extent cx="6115050" cy="3564890"/>
              <wp:effectExtent l="0" t="0" r="0" b="0"/>
              <wp:docPr id="1731592972" name="Picture 1" descr="Graphical user inter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592972" name="Picture 1" descr="Graphical user interface&#10;&#10;AI-generated content may be incorrect."/>
                      <pic:cNvPicPr/>
                    </pic:nvPicPr>
                    <pic:blipFill>
                      <a:blip r:embed="rId19"/>
                      <a:stretch>
                        <a:fillRect/>
                      </a:stretch>
                    </pic:blipFill>
                    <pic:spPr>
                      <a:xfrm>
                        <a:off x="0" y="0"/>
                        <a:ext cx="6115050" cy="3564890"/>
                      </a:xfrm>
                      <a:prstGeom prst="rect">
                        <a:avLst/>
                      </a:prstGeom>
                    </pic:spPr>
                  </pic:pic>
                </a:graphicData>
              </a:graphic>
            </wp:inline>
          </w:drawing>
        </w:r>
      </w:ins>
    </w:p>
    <w:p w:rsidRPr="00BA6B84" w:rsidR="001428DA" w:rsidDel="006210A6" w:rsidRDefault="001428DA" w14:paraId="4877320B" w14:textId="591D8755">
      <w:pPr>
        <w:pStyle w:val="Heading1"/>
        <w:ind w:left="1440"/>
        <w:rPr>
          <w:ins w:author="Dadhi, Shruti (EHS)" w:date="2025-08-21T15:26:00Z" w16du:dateUtc="2025-08-21T19:26:00Z" w:id="529"/>
          <w:del w:author="Dadhi, Shruti (EHS)" w:date="2025-08-21T15:36:00Z" w16du:dateUtc="2025-08-21T19:36:00Z" w:id="530"/>
          <w:sz w:val="24"/>
          <w:szCs w:val="24"/>
        </w:rPr>
        <w:pPrChange w:author="Dadhi, Shruti (EHS)" w:date="2025-08-21T15:26:00Z" w16du:dateUtc="2025-08-21T19:26:00Z" w:id="531">
          <w:pPr>
            <w:pStyle w:val="Heading1"/>
            <w:numPr>
              <w:ilvl w:val="1"/>
              <w:numId w:val="10"/>
            </w:numPr>
            <w:ind w:left="1440" w:hanging="720"/>
          </w:pPr>
        </w:pPrChange>
      </w:pPr>
      <w:ins w:author="Dadhi, Shruti (EHS)" w:date="2025-08-21T15:26:00Z" w16du:dateUtc="2025-08-21T19:26:00Z" w:id="532">
        <w:del w:author="Dadhi, Shruti (EHS)" w:date="2025-08-21T15:36:00Z" w16du:dateUtc="2025-08-21T19:36:00Z" w:id="533">
          <w:r w:rsidRPr="00BA6B84" w:rsidDel="006210A6">
            <w:rPr>
              <w:sz w:val="24"/>
              <w:szCs w:val="24"/>
            </w:rPr>
            <w:delText xml:space="preserve">Dashboard of crosstab of total record count by wh month by date of service month - Lag triangle </w:delText>
          </w:r>
        </w:del>
      </w:ins>
    </w:p>
    <w:p w:rsidR="001428DA" w:rsidDel="006210A6" w:rsidP="001428DA" w:rsidRDefault="001428DA" w14:paraId="1FC7B23B" w14:textId="29AFAB7A">
      <w:pPr>
        <w:ind w:left="1440"/>
        <w:jc w:val="both"/>
        <w:rPr>
          <w:ins w:author="Dadhi, Shruti (EHS)" w:date="2025-08-21T15:26:00Z" w16du:dateUtc="2025-08-21T19:26:00Z" w:id="534"/>
          <w:del w:author="Dadhi, Shruti (EHS)" w:date="2025-08-21T15:36:00Z" w16du:dateUtc="2025-08-21T19:36:00Z" w:id="535"/>
        </w:rPr>
      </w:pPr>
      <w:ins w:author="Dadhi, Shruti (EHS)" w:date="2025-08-21T15:26:00Z" w16du:dateUtc="2025-08-21T19:26:00Z" w:id="536">
        <w:del w:author="Dadhi, Shruti (EHS)" w:date="2025-08-21T15:36:00Z" w16du:dateUtc="2025-08-21T19:36:00Z" w:id="537">
          <w:r w:rsidDel="006210A6">
            <w:delText>This will help analysts and others at masshealth understand encounter data completion over time and help demonstrate plan submission patterns (i.e. give a sense of ‘claims lag’</w:delText>
          </w:r>
          <w:r w:rsidDel="006210A6">
            <w:rPr>
              <mc:AlternateContent>
                <mc:Choice Requires="w16se"/>
                <mc:Fallback>
                  <w:rFonts w:ascii="Segoe UI Emoji" w:hAnsi="Segoe UI Emoji" w:eastAsia="Segoe UI Emoji" w:cs="Segoe UI Emoji"/>
                </mc:Fallback>
              </mc:AlternateContent>
            </w:rPr>
            <mc:AlternateContent>
              <mc:Choice Requires="w16se">
                <w16se:symEx w16se:font="Segoe UI Emoji" w16se:char="1F609"/>
              </mc:Choice>
              <mc:Fallback>
                <w:delText>😉</w:delText>
              </mc:Fallback>
            </mc:AlternateContent>
          </w:r>
        </w:del>
      </w:ins>
    </w:p>
    <w:p w:rsidR="001428DA" w:rsidDel="006210A6" w:rsidP="001428DA" w:rsidRDefault="001428DA" w14:paraId="4B0D50EF" w14:textId="5352310D">
      <w:pPr>
        <w:jc w:val="both"/>
        <w:rPr>
          <w:ins w:author="Dadhi, Shruti (EHS)" w:date="2025-08-21T15:26:00Z" w16du:dateUtc="2025-08-21T19:26:00Z" w:id="538"/>
          <w:del w:author="Dadhi, Shruti (EHS)" w:date="2025-08-21T15:36:00Z" w16du:dateUtc="2025-08-21T19:36:00Z" w:id="539"/>
        </w:rPr>
      </w:pPr>
    </w:p>
    <w:p w:rsidR="001428DA" w:rsidDel="006210A6" w:rsidP="001428DA" w:rsidRDefault="001428DA" w14:paraId="58E6AFF3" w14:textId="48F90C93">
      <w:pPr>
        <w:pStyle w:val="ListParagraph"/>
        <w:numPr>
          <w:ilvl w:val="0"/>
          <w:numId w:val="14"/>
        </w:numPr>
        <w:rPr>
          <w:ins w:author="Dadhi, Shruti (EHS)" w:date="2025-08-21T15:26:00Z" w16du:dateUtc="2025-08-21T19:26:00Z" w:id="540"/>
          <w:del w:author="Dadhi, Shruti (EHS)" w:date="2025-08-21T15:36:00Z" w16du:dateUtc="2025-08-21T19:36:00Z" w:id="541"/>
        </w:rPr>
      </w:pPr>
      <w:ins w:author="Dadhi, Shruti (EHS)" w:date="2025-08-21T15:26:00Z" w16du:dateUtc="2025-08-21T19:26:00Z" w:id="542">
        <w:del w:author="Dadhi, Shruti (EHS)" w:date="2025-08-21T15:36:00Z" w16du:dateUtc="2025-08-21T19:36:00Z" w:id="543">
          <w:r w:rsidDel="006210A6">
            <w:delText>Lag Triangle</w:delText>
          </w:r>
        </w:del>
      </w:ins>
    </w:p>
    <w:p w:rsidR="001428DA" w:rsidDel="00F15F3B" w:rsidP="001428DA" w:rsidRDefault="001428DA" w14:paraId="24F8CFED" w14:textId="46F6C7B1">
      <w:pPr>
        <w:pStyle w:val="ListParagraph"/>
        <w:numPr>
          <w:ilvl w:val="0"/>
          <w:numId w:val="14"/>
        </w:numPr>
        <w:rPr>
          <w:ins w:author="Dadhi, Shruti (EHS)" w:date="2025-08-21T15:26:00Z" w16du:dateUtc="2025-08-21T19:26:00Z" w:id="544"/>
          <w:del w:author="Dadhi, Shruti (EHS)" w:date="2025-08-21T15:26:00Z" w16du:dateUtc="2025-08-21T19:26:00Z" w:id="545"/>
        </w:rPr>
      </w:pPr>
      <w:ins w:author="Dadhi, Shruti (EHS)" w:date="2025-08-21T15:26:00Z" w16du:dateUtc="2025-08-21T19:26:00Z" w:id="546">
        <w:del w:author="Dadhi, Shruti (EHS)" w:date="2025-08-21T15:26:00Z" w16du:dateUtc="2025-08-21T19:26:00Z" w:id="547">
          <w:r w:rsidDel="00F15F3B">
            <w:fldChar w:fldCharType="begin"/>
          </w:r>
          <w:r w:rsidDel="00F15F3B">
            <w:delInstrText>HYPERLINK "https://mhtableau.hhs.mass.gov/" \l "/site/EOHHSBusinessIntelligence/views/Lag_Triangle/DashboardDOS"</w:delInstrText>
          </w:r>
          <w:r w:rsidDel="00F15F3B">
            <w:fldChar w:fldCharType="separate"/>
          </w:r>
          <w:r w:rsidRPr="009348D5" w:rsidDel="00F15F3B">
            <w:rPr>
              <w:rStyle w:val="Hyperlink"/>
            </w:rPr>
            <w:delText>https://mhtableau.hhs.mass.gov/#/site/EOHHSBusinessIntelligence/views/Lag_Triangle/DashboardDOS</w:delText>
          </w:r>
          <w:r w:rsidDel="00F15F3B">
            <w:fldChar w:fldCharType="end"/>
          </w:r>
        </w:del>
      </w:ins>
    </w:p>
    <w:p w:rsidR="000B2132" w:rsidP="000B2132" w:rsidRDefault="000B2132" w14:paraId="5BF948E2" w14:textId="77777777">
      <w:pPr>
        <w:ind w:left="360"/>
        <w:jc w:val="both"/>
      </w:pPr>
    </w:p>
    <w:p w:rsidRPr="00032C17" w:rsidR="00D12376" w:rsidP="00032C17" w:rsidRDefault="00D12376" w14:paraId="7AD00818" w14:textId="77777777">
      <w:pPr>
        <w:jc w:val="both"/>
        <w:rPr>
          <w:rFonts w:ascii="Times New Roman" w:hAnsi="Times New Roman" w:cs="Times New Roman"/>
          <w:color w:val="000000"/>
          <w:sz w:val="24"/>
          <w:szCs w:val="24"/>
        </w:rPr>
      </w:pPr>
    </w:p>
    <w:p w:rsidR="007D5A26" w:rsidRDefault="000B2132" w14:paraId="141FDA1A" w14:textId="06F0B186">
      <w:pPr>
        <w:pStyle w:val="Heading1"/>
        <w:numPr>
          <w:ilvl w:val="1"/>
          <w:numId w:val="23"/>
        </w:numPr>
        <w:rPr>
          <w:ins w:author="Dadhi, Shruti (EHS)" w:date="2025-08-21T15:39:00Z" w16du:dateUtc="2025-08-21T19:39:00Z" w:id="548"/>
          <w:sz w:val="24"/>
          <w:szCs w:val="24"/>
        </w:rPr>
        <w:pPrChange w:author="Dadhi, Shruti (EHS)" w:date="2025-08-28T14:34:00Z" w16du:dateUtc="2025-08-28T18:34:00Z" w:id="549">
          <w:pPr>
            <w:pStyle w:val="Heading1"/>
            <w:numPr>
              <w:ilvl w:val="1"/>
              <w:numId w:val="10"/>
            </w:numPr>
            <w:ind w:left="1440" w:hanging="720"/>
          </w:pPr>
        </w:pPrChange>
      </w:pPr>
      <w:del w:author="Dadhi, Shruti (EHS)" w:date="2025-08-21T15:40:00Z" w16du:dateUtc="2025-08-21T19:40:00Z" w:id="550">
        <w:r w:rsidRPr="000835FE" w:rsidDel="00E63CAC">
          <w:rPr>
            <w:sz w:val="24"/>
            <w:szCs w:val="24"/>
          </w:rPr>
          <w:delText xml:space="preserve">Histogram </w:delText>
        </w:r>
        <w:r w:rsidRPr="000835FE" w:rsidDel="00E63CAC" w:rsidR="00AC1BC2">
          <w:rPr>
            <w:sz w:val="24"/>
            <w:szCs w:val="24"/>
          </w:rPr>
          <w:delText>dashboard</w:delText>
        </w:r>
        <w:r w:rsidRPr="000835FE" w:rsidDel="00E63CAC" w:rsidR="00BD1F0E">
          <w:rPr>
            <w:sz w:val="24"/>
            <w:szCs w:val="24"/>
          </w:rPr>
          <w:delText xml:space="preserve"> </w:delText>
        </w:r>
        <w:r w:rsidRPr="000835FE" w:rsidDel="00E63CAC">
          <w:rPr>
            <w:sz w:val="24"/>
            <w:szCs w:val="24"/>
          </w:rPr>
          <w:delText xml:space="preserve"> </w:delText>
        </w:r>
      </w:del>
      <w:bookmarkStart w:name="_Toc207284777" w:id="551"/>
      <w:ins w:author="Dadhi, Shruti (EHS)" w:date="2025-08-21T15:40:00Z" w16du:dateUtc="2025-08-21T19:40:00Z" w:id="552">
        <w:r w:rsidRPr="00E63CAC" w:rsidR="00E63CAC">
          <w:t>Monthly Submissions Source</w:t>
        </w:r>
      </w:ins>
      <w:bookmarkEnd w:id="551"/>
    </w:p>
    <w:p w:rsidR="00E63CAC" w:rsidP="00E63CAC" w:rsidRDefault="00E63CAC" w14:paraId="4D9E73F9" w14:textId="77777777">
      <w:pPr>
        <w:rPr>
          <w:ins w:author="Dadhi, Shruti (EHS)" w:date="2025-08-21T15:39:00Z" w16du:dateUtc="2025-08-21T19:39:00Z" w:id="553"/>
        </w:rPr>
      </w:pPr>
    </w:p>
    <w:p w:rsidRPr="0093785B" w:rsidR="00E63CAC" w:rsidRDefault="00E63CAC" w14:paraId="1602CDB3" w14:textId="77777777">
      <w:pPr>
        <w:jc w:val="both"/>
        <w:rPr>
          <w:ins w:author="Dadhi, Shruti (EHS)" w:date="2025-08-21T15:43:00Z" w16du:dateUtc="2025-08-21T19:43:00Z" w:id="554"/>
          <w:rFonts w:ascii="Times New Roman" w:hAnsi="Times New Roman" w:cs="Times New Roman"/>
          <w:color w:val="000000" w:themeColor="text1"/>
          <w:sz w:val="24"/>
          <w:szCs w:val="24"/>
          <w:rPrChange w:author="Dadhi, Shruti (EHS)" w:date="2025-08-27T08:25:00Z" w16du:dateUtc="2025-08-27T12:25:00Z" w:id="555">
            <w:rPr>
              <w:ins w:author="Dadhi, Shruti (EHS)" w:date="2025-08-21T15:43:00Z" w16du:dateUtc="2025-08-21T19:43:00Z" w:id="556"/>
            </w:rPr>
          </w:rPrChange>
        </w:rPr>
        <w:pPrChange w:author="Dadhi, Shruti (EHS)" w:date="2025-08-27T08:25:00Z" w16du:dateUtc="2025-08-27T12:25:00Z" w:id="557">
          <w:pPr/>
        </w:pPrChange>
      </w:pPr>
      <w:ins w:author="Dadhi, Shruti (EHS)" w:date="2025-08-21T15:39:00Z" w:id="558">
        <w:r w:rsidRPr="0093785B">
          <w:rPr>
            <w:rFonts w:ascii="Times New Roman" w:hAnsi="Times New Roman" w:cs="Times New Roman"/>
            <w:color w:val="000000" w:themeColor="text1"/>
            <w:sz w:val="24"/>
            <w:szCs w:val="24"/>
            <w:rPrChange w:author="Dadhi, Shruti (EHS)" w:date="2025-08-27T08:25:00Z" w16du:dateUtc="2025-08-27T12:25:00Z" w:id="559">
              <w:rPr/>
            </w:rPrChange>
          </w:rPr>
          <w:t>Monthly Submissions Source provides two views of WH record counts versus DOS record counts using stacked bar charts (stacked by record type) by month.  The left chart filters the right chart. With the top set of charts, the left chart is the DOS month filtering in the right chat which submission (WH) months the DOS records were submitted. The bottoms pair of charts are reversed.  The left chart selects the submission month, and the right chart shows which DOS months the claims applied in.</w:t>
        </w:r>
      </w:ins>
    </w:p>
    <w:p w:rsidRPr="00E63CAC" w:rsidR="00B46B1D" w:rsidP="00E63CAC" w:rsidRDefault="00B46B1D" w14:paraId="53A50360" w14:textId="04731E91">
      <w:pPr>
        <w:rPr>
          <w:ins w:author="Dadhi, Shruti (EHS)" w:date="2025-08-21T15:39:00Z" w:id="560"/>
        </w:rPr>
      </w:pPr>
      <w:ins w:author="Dadhi, Shruti (EHS)" w:date="2025-08-21T15:43:00Z" w16du:dateUtc="2025-08-21T19:43:00Z" w:id="561">
        <w:r w:rsidRPr="00485D89">
          <w:rPr>
            <w:noProof/>
          </w:rPr>
          <w:drawing>
            <wp:inline distT="0" distB="0" distL="0" distR="0" wp14:anchorId="4F685F17" wp14:editId="352DD43B">
              <wp:extent cx="6115050" cy="3483610"/>
              <wp:effectExtent l="0" t="0" r="0" b="2540"/>
              <wp:docPr id="438111175" name="Picture 1" descr="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111175" name="Picture 1" descr="Chart&#10;&#10;AI-generated content may be incorrect."/>
                      <pic:cNvPicPr/>
                    </pic:nvPicPr>
                    <pic:blipFill>
                      <a:blip r:embed="rId20"/>
                      <a:stretch>
                        <a:fillRect/>
                      </a:stretch>
                    </pic:blipFill>
                    <pic:spPr>
                      <a:xfrm>
                        <a:off x="0" y="0"/>
                        <a:ext cx="6115050" cy="3483610"/>
                      </a:xfrm>
                      <a:prstGeom prst="rect">
                        <a:avLst/>
                      </a:prstGeom>
                    </pic:spPr>
                  </pic:pic>
                </a:graphicData>
              </a:graphic>
            </wp:inline>
          </w:drawing>
        </w:r>
      </w:ins>
    </w:p>
    <w:p w:rsidRPr="00E63CAC" w:rsidR="00E63CAC" w:rsidP="00E63CAC" w:rsidRDefault="00E63CAC" w14:paraId="049A06DA" w14:textId="77777777">
      <w:pPr>
        <w:rPr>
          <w:ins w:author="Dadhi, Shruti (EHS)" w:date="2025-08-21T15:39:00Z" w:id="562"/>
        </w:rPr>
      </w:pPr>
      <w:ins w:author="Dadhi, Shruti (EHS)" w:date="2025-08-21T15:39:00Z" w:id="563">
        <w:r w:rsidRPr="00E63CAC">
          <w:t> </w:t>
        </w:r>
      </w:ins>
    </w:p>
    <w:p w:rsidRPr="0093785B" w:rsidR="00E63CAC" w:rsidRDefault="00E63CAC" w14:paraId="68649286" w14:textId="77777777">
      <w:pPr>
        <w:jc w:val="both"/>
        <w:rPr>
          <w:ins w:author="Dadhi, Shruti (EHS)" w:date="2025-08-21T15:40:00Z" w16du:dateUtc="2025-08-21T19:40:00Z" w:id="564"/>
          <w:rFonts w:ascii="Times New Roman" w:hAnsi="Times New Roman" w:cs="Times New Roman"/>
          <w:color w:val="000000" w:themeColor="text1"/>
          <w:sz w:val="24"/>
          <w:szCs w:val="24"/>
          <w:rPrChange w:author="Dadhi, Shruti (EHS)" w:date="2025-08-27T08:25:00Z" w16du:dateUtc="2025-08-27T12:25:00Z" w:id="565">
            <w:rPr>
              <w:ins w:author="Dadhi, Shruti (EHS)" w:date="2025-08-21T15:40:00Z" w16du:dateUtc="2025-08-21T19:40:00Z" w:id="566"/>
              <w:sz w:val="24"/>
              <w:szCs w:val="24"/>
            </w:rPr>
          </w:rPrChange>
        </w:rPr>
        <w:pPrChange w:author="Dadhi, Shruti (EHS)" w:date="2025-08-21T15:40:00Z" w16du:dateUtc="2025-08-21T19:40:00Z" w:id="567">
          <w:pPr>
            <w:pStyle w:val="Heading1"/>
            <w:numPr>
              <w:ilvl w:val="2"/>
              <w:numId w:val="10"/>
            </w:numPr>
            <w:ind w:left="1800" w:hanging="720"/>
          </w:pPr>
        </w:pPrChange>
      </w:pPr>
      <w:ins w:author="Dadhi, Shruti (EHS)" w:date="2025-08-21T15:40:00Z" w16du:dateUtc="2025-08-21T19:40:00Z" w:id="568">
        <w:r w:rsidRPr="0093785B">
          <w:rPr>
            <w:rFonts w:ascii="Times New Roman" w:hAnsi="Times New Roman" w:cs="Times New Roman"/>
            <w:color w:val="000000" w:themeColor="text1"/>
            <w:sz w:val="24"/>
            <w:szCs w:val="24"/>
            <w:rPrChange w:author="Dadhi, Shruti (EHS)" w:date="2025-08-27T08:25:00Z" w16du:dateUtc="2025-08-27T12:25:00Z" w:id="569">
              <w:rPr>
                <w:b w:val="0"/>
                <w:bCs w:val="0"/>
                <w:sz w:val="24"/>
                <w:szCs w:val="24"/>
              </w:rPr>
            </w:rPrChange>
          </w:rPr>
          <w:t>Date of service month driving the wh month</w:t>
        </w:r>
      </w:ins>
    </w:p>
    <w:p w:rsidRPr="0093785B" w:rsidR="00E63CAC" w:rsidRDefault="00E63CAC" w14:paraId="755607F3" w14:textId="33EC82D7">
      <w:pPr>
        <w:jc w:val="both"/>
        <w:rPr>
          <w:ins w:author="Dadhi, Shruti (EHS)" w:date="2025-08-21T15:40:00Z" w16du:dateUtc="2025-08-21T19:40:00Z" w:id="570"/>
          <w:rFonts w:ascii="Times New Roman" w:hAnsi="Times New Roman" w:cs="Times New Roman"/>
          <w:color w:val="000000" w:themeColor="text1"/>
          <w:sz w:val="24"/>
          <w:szCs w:val="24"/>
          <w:rPrChange w:author="Dadhi, Shruti (EHS)" w:date="2025-08-27T08:25:00Z" w16du:dateUtc="2025-08-27T12:25:00Z" w:id="571">
            <w:rPr>
              <w:ins w:author="Dadhi, Shruti (EHS)" w:date="2025-08-21T15:40:00Z" w16du:dateUtc="2025-08-21T19:40:00Z" w:id="572"/>
            </w:rPr>
          </w:rPrChange>
        </w:rPr>
        <w:pPrChange w:author="Dadhi, Shruti (EHS)" w:date="2025-08-27T08:25:00Z" w16du:dateUtc="2025-08-27T12:25:00Z" w:id="573">
          <w:pPr>
            <w:ind w:left="720"/>
          </w:pPr>
        </w:pPrChange>
      </w:pPr>
      <w:ins w:author="Dadhi, Shruti (EHS)" w:date="2025-08-21T15:40:00Z" w16du:dateUtc="2025-08-21T19:40:00Z" w:id="574">
        <w:r w:rsidRPr="0093785B">
          <w:rPr>
            <w:rFonts w:ascii="Times New Roman" w:hAnsi="Times New Roman" w:cs="Times New Roman"/>
            <w:color w:val="000000" w:themeColor="text1"/>
            <w:sz w:val="24"/>
            <w:szCs w:val="24"/>
            <w:rPrChange w:author="Dadhi, Shruti (EHS)" w:date="2025-08-27T08:25:00Z" w16du:dateUtc="2025-08-27T12:25:00Z" w:id="575">
              <w:rPr/>
            </w:rPrChange>
          </w:rPr>
          <w:t xml:space="preserve">This </w:t>
        </w:r>
      </w:ins>
      <w:ins w:author="Dadhi, Shruti (EHS)" w:date="2025-08-27T08:46:00Z" w16du:dateUtc="2025-08-27T12:46:00Z" w:id="576">
        <w:r w:rsidR="00AD6E33">
          <w:rPr>
            <w:rFonts w:ascii="Times New Roman" w:hAnsi="Times New Roman" w:cs="Times New Roman"/>
            <w:color w:val="000000" w:themeColor="text1"/>
            <w:sz w:val="24"/>
            <w:szCs w:val="24"/>
          </w:rPr>
          <w:t>view</w:t>
        </w:r>
      </w:ins>
      <w:ins w:author="Dadhi, Shruti (EHS)" w:date="2025-08-27T08:45:00Z" w16du:dateUtc="2025-08-27T12:45:00Z" w:id="577">
        <w:r w:rsidRPr="00AD6E33" w:rsidDel="00AD6E33" w:rsidR="00AD6E33">
          <w:rPr>
            <w:rFonts w:ascii="Times New Roman" w:hAnsi="Times New Roman" w:cs="Times New Roman"/>
            <w:color w:val="000000" w:themeColor="text1"/>
            <w:sz w:val="24"/>
            <w:szCs w:val="24"/>
          </w:rPr>
          <w:t xml:space="preserve"> </w:t>
        </w:r>
      </w:ins>
      <w:ins w:author="Dadhi, Shruti (EHS)" w:date="2025-08-21T15:40:00Z" w16du:dateUtc="2025-08-21T19:40:00Z" w:id="578">
        <w:del w:author="Dadhi, Shruti (EHS)" w:date="2025-08-27T08:45:00Z" w16du:dateUtc="2025-08-27T12:45:00Z" w:id="579">
          <w:r w:rsidRPr="0093785B" w:rsidDel="00AD6E33">
            <w:rPr>
              <w:rFonts w:ascii="Times New Roman" w:hAnsi="Times New Roman" w:cs="Times New Roman"/>
              <w:color w:val="000000" w:themeColor="text1"/>
              <w:sz w:val="24"/>
              <w:szCs w:val="24"/>
              <w:rPrChange w:author="Dadhi, Shruti (EHS)" w:date="2025-08-27T08:25:00Z" w16du:dateUtc="2025-08-27T12:25:00Z" w:id="580">
                <w:rPr/>
              </w:rPrChange>
            </w:rPr>
            <w:delText>view</w:delText>
          </w:r>
        </w:del>
        <w:del w:author="Dadhi, Shruti (EHS)" w:date="2025-08-27T08:46:00Z" w16du:dateUtc="2025-08-27T12:46:00Z" w:id="581">
          <w:r w:rsidRPr="0093785B" w:rsidDel="00AD6E33">
            <w:rPr>
              <w:rFonts w:ascii="Times New Roman" w:hAnsi="Times New Roman" w:cs="Times New Roman"/>
              <w:color w:val="000000" w:themeColor="text1"/>
              <w:sz w:val="24"/>
              <w:szCs w:val="24"/>
              <w:rPrChange w:author="Dadhi, Shruti (EHS)" w:date="2025-08-27T08:25:00Z" w16du:dateUtc="2025-08-27T12:25:00Z" w:id="582">
                <w:rPr/>
              </w:rPrChange>
            </w:rPr>
            <w:delText xml:space="preserve"> </w:delText>
          </w:r>
        </w:del>
        <w:r w:rsidRPr="0093785B">
          <w:rPr>
            <w:rFonts w:ascii="Times New Roman" w:hAnsi="Times New Roman" w:cs="Times New Roman"/>
            <w:color w:val="000000" w:themeColor="text1"/>
            <w:sz w:val="24"/>
            <w:szCs w:val="24"/>
            <w:rPrChange w:author="Dadhi, Shruti (EHS)" w:date="2025-08-27T08:25:00Z" w16du:dateUtc="2025-08-27T12:25:00Z" w:id="583">
              <w:rPr/>
            </w:rPrChange>
          </w:rPr>
          <w:t xml:space="preserve">will help </w:t>
        </w:r>
      </w:ins>
      <w:ins w:author="Dadhi, Shruti (EHS)" w:date="2025-08-27T08:46:00Z" w16du:dateUtc="2025-08-27T12:46:00Z" w:id="584">
        <w:r w:rsidRPr="00C130E0" w:rsidR="003175B9">
          <w:rPr>
            <w:rFonts w:ascii="Times New Roman" w:hAnsi="Times New Roman" w:cs="Times New Roman"/>
            <w:color w:val="000000" w:themeColor="text1"/>
            <w:sz w:val="24"/>
            <w:szCs w:val="24"/>
          </w:rPr>
          <w:t xml:space="preserve">analysts and others at </w:t>
        </w:r>
        <w:r w:rsidRPr="000218D5" w:rsidR="003175B9">
          <w:rPr>
            <w:rFonts w:ascii="Times New Roman" w:hAnsi="Times New Roman" w:cs="Times New Roman"/>
            <w:color w:val="000000" w:themeColor="text1"/>
            <w:sz w:val="24"/>
            <w:szCs w:val="24"/>
          </w:rPr>
          <w:t>MassHealth</w:t>
        </w:r>
        <w:r w:rsidRPr="00C130E0" w:rsidR="003175B9">
          <w:rPr>
            <w:rFonts w:ascii="Times New Roman" w:hAnsi="Times New Roman" w:cs="Times New Roman"/>
            <w:color w:val="000000" w:themeColor="text1"/>
            <w:sz w:val="24"/>
            <w:szCs w:val="24"/>
          </w:rPr>
          <w:t xml:space="preserve"> </w:t>
        </w:r>
        <w:r w:rsidR="003175B9">
          <w:rPr>
            <w:rFonts w:ascii="Times New Roman" w:hAnsi="Times New Roman" w:cs="Times New Roman"/>
            <w:color w:val="000000" w:themeColor="text1"/>
            <w:sz w:val="24"/>
            <w:szCs w:val="24"/>
          </w:rPr>
          <w:t xml:space="preserve">to </w:t>
        </w:r>
      </w:ins>
      <w:ins w:author="Dadhi, Shruti (EHS)" w:date="2025-08-21T15:40:00Z" w16du:dateUtc="2025-08-21T19:40:00Z" w:id="585">
        <w:r w:rsidRPr="0093785B">
          <w:rPr>
            <w:rFonts w:ascii="Times New Roman" w:hAnsi="Times New Roman" w:cs="Times New Roman"/>
            <w:color w:val="000000" w:themeColor="text1"/>
            <w:sz w:val="24"/>
            <w:szCs w:val="24"/>
            <w:rPrChange w:author="Dadhi, Shruti (EHS)" w:date="2025-08-27T08:25:00Z" w16du:dateUtc="2025-08-27T12:25:00Z" w:id="586">
              <w:rPr/>
            </w:rPrChange>
          </w:rPr>
          <w:t xml:space="preserve">understand the relationship between what data came in in a month and when it will be seen across the encounter data.  This si a companion view of 5.5.2 and will aid in ad-hoc drill downs based </w:t>
        </w:r>
        <w:del w:author="Dadhi, Shruti (EHS)" w:date="2025-08-27T08:45:00Z" w16du:dateUtc="2025-08-27T12:45:00Z" w:id="587">
          <w:r w:rsidRPr="0093785B" w:rsidDel="00AD6E33">
            <w:rPr>
              <w:rFonts w:ascii="Times New Roman" w:hAnsi="Times New Roman" w:cs="Times New Roman"/>
              <w:color w:val="000000" w:themeColor="text1"/>
              <w:sz w:val="24"/>
              <w:szCs w:val="24"/>
              <w:rPrChange w:author="Dadhi, Shruti (EHS)" w:date="2025-08-27T08:25:00Z" w16du:dateUtc="2025-08-27T12:25:00Z" w:id="588">
                <w:rPr/>
              </w:rPrChange>
            </w:rPr>
            <w:delText>to</w:delText>
          </w:r>
        </w:del>
      </w:ins>
      <w:ins w:author="Dadhi, Shruti (EHS)" w:date="2025-08-27T08:45:00Z" w16du:dateUtc="2025-08-27T12:45:00Z" w:id="589">
        <w:r w:rsidRPr="00AD6E33" w:rsidR="00AD6E33">
          <w:rPr>
            <w:rFonts w:ascii="Times New Roman" w:hAnsi="Times New Roman" w:cs="Times New Roman"/>
            <w:color w:val="000000" w:themeColor="text1"/>
            <w:sz w:val="24"/>
            <w:szCs w:val="24"/>
          </w:rPr>
          <w:t>on</w:t>
        </w:r>
      </w:ins>
      <w:r w:rsidRPr="0093785B">
        <w:rPr>
          <w:rFonts w:ascii="Times New Roman" w:hAnsi="Times New Roman" w:cs="Times New Roman"/>
          <w:color w:val="000000" w:themeColor="text1"/>
          <w:sz w:val="24"/>
          <w:szCs w:val="24"/>
          <w:rPrChange w:author="Dadhi, Shruti (EHS)" w:date="2025-08-27T08:25:00Z" w16du:dateUtc="2025-08-27T12:25:00Z" w:id="590">
            <w:rPr/>
          </w:rPrChange>
        </w:rPr>
        <w:t xml:space="preserve"> better </w:t>
      </w:r>
      <w:del w:author="Dadhi, Shruti (EHS)" w:date="2025-08-27T09:44:00Z" w16du:dateUtc="2025-08-27T13:44:00Z" w:id="591">
        <w:r w:rsidRPr="0093785B" w:rsidDel="00E811E1">
          <w:rPr>
            <w:rFonts w:ascii="Times New Roman" w:hAnsi="Times New Roman" w:cs="Times New Roman"/>
            <w:color w:val="000000" w:themeColor="text1"/>
            <w:sz w:val="24"/>
            <w:szCs w:val="24"/>
            <w:rPrChange w:author="Dadhi, Shruti (EHS)" w:date="2025-08-27T08:25:00Z" w16du:dateUtc="2025-08-27T12:25:00Z" w:id="592">
              <w:rPr/>
            </w:rPrChange>
          </w:rPr>
          <w:delText>understand</w:delText>
        </w:r>
      </w:del>
      <w:ins w:author="Dadhi, Shruti (EHS)" w:date="2025-08-27T09:44:00Z" w16du:dateUtc="2025-08-27T13:44:00Z" w:id="593">
        <w:r w:rsidRPr="00E811E1" w:rsidR="00E811E1">
          <w:rPr>
            <w:rFonts w:ascii="Times New Roman" w:hAnsi="Times New Roman" w:cs="Times New Roman"/>
            <w:color w:val="000000" w:themeColor="text1"/>
            <w:sz w:val="24"/>
            <w:szCs w:val="24"/>
          </w:rPr>
          <w:t>understanding</w:t>
        </w:r>
      </w:ins>
      <w:r w:rsidRPr="0093785B">
        <w:rPr>
          <w:rFonts w:ascii="Times New Roman" w:hAnsi="Times New Roman" w:cs="Times New Roman"/>
          <w:color w:val="000000" w:themeColor="text1"/>
          <w:sz w:val="24"/>
          <w:szCs w:val="24"/>
          <w:rPrChange w:author="Dadhi, Shruti (EHS)" w:date="2025-08-27T08:25:00Z" w16du:dateUtc="2025-08-27T12:25:00Z" w:id="594">
            <w:rPr/>
          </w:rPrChange>
        </w:rPr>
        <w:t xml:space="preserve"> on months that are seeing large resubmissions (5.3)</w:t>
      </w:r>
    </w:p>
    <w:p w:rsidRPr="00032C17" w:rsidR="00E63CAC" w:rsidDel="00E63CAC" w:rsidP="00E63CAC" w:rsidRDefault="00E63CAC" w14:paraId="007BFD5A" w14:textId="3C3FADC5">
      <w:pPr>
        <w:pStyle w:val="ListParagraph"/>
        <w:numPr>
          <w:ilvl w:val="0"/>
          <w:numId w:val="14"/>
        </w:numPr>
        <w:jc w:val="both"/>
        <w:rPr>
          <w:ins w:author="Dadhi, Shruti (EHS)" w:date="2025-08-21T15:40:00Z" w16du:dateUtc="2025-08-21T19:40:00Z" w:id="595"/>
          <w:del w:author="Dadhi, Shruti (EHS)" w:date="2025-08-21T15:40:00Z" w16du:dateUtc="2025-08-21T19:40:00Z" w:id="596"/>
          <w:rFonts w:ascii="Times New Roman" w:hAnsi="Times New Roman" w:cs="Times New Roman"/>
          <w:color w:val="000000"/>
          <w:sz w:val="24"/>
          <w:szCs w:val="24"/>
        </w:rPr>
      </w:pPr>
      <w:ins w:author="Dadhi, Shruti (EHS)" w:date="2025-08-21T15:40:00Z" w16du:dateUtc="2025-08-21T19:40:00Z" w:id="597">
        <w:del w:author="Dadhi, Shruti (EHS)" w:date="2025-08-21T15:40:00Z" w16du:dateUtc="2025-08-21T19:40:00Z" w:id="598">
          <w:r w:rsidRPr="00032C17" w:rsidDel="00E63CAC">
            <w:rPr>
              <w:rFonts w:ascii="Times New Roman" w:hAnsi="Times New Roman" w:cs="Times New Roman"/>
              <w:color w:val="000000"/>
              <w:sz w:val="24"/>
              <w:szCs w:val="24"/>
            </w:rPr>
            <w:delText>Dashboard DOS</w:delText>
          </w:r>
        </w:del>
      </w:ins>
    </w:p>
    <w:p w:rsidRPr="00E63CAC" w:rsidR="00E63CAC" w:rsidRDefault="00E63CAC" w14:paraId="1BFF233B" w14:textId="77777777">
      <w:pPr>
        <w:rPr>
          <w:ins w:author="Dadhi, Shruti (EHS)" w:date="2025-08-21T15:39:00Z" w16du:dateUtc="2025-08-21T19:39:00Z" w:id="599"/>
          <w:rPrChange w:author="Dadhi, Shruti (EHS)" w:date="2025-08-21T15:39:00Z" w16du:dateUtc="2025-08-21T19:39:00Z" w:id="600">
            <w:rPr>
              <w:ins w:author="Dadhi, Shruti (EHS)" w:date="2025-08-21T15:39:00Z" w16du:dateUtc="2025-08-21T19:39:00Z" w:id="601"/>
              <w:sz w:val="24"/>
              <w:szCs w:val="24"/>
            </w:rPr>
          </w:rPrChange>
        </w:rPr>
        <w:pPrChange w:author="Dadhi, Shruti (EHS)" w:date="2025-08-21T15:39:00Z" w16du:dateUtc="2025-08-21T19:39:00Z" w:id="602">
          <w:pPr>
            <w:pStyle w:val="Heading1"/>
            <w:numPr>
              <w:ilvl w:val="1"/>
              <w:numId w:val="10"/>
            </w:numPr>
            <w:ind w:left="1440" w:hanging="720"/>
          </w:pPr>
        </w:pPrChange>
      </w:pPr>
    </w:p>
    <w:p w:rsidR="00485D89" w:rsidP="00485D89" w:rsidRDefault="00751E2D" w14:paraId="62FB6AF9" w14:textId="3457FE5E">
      <w:pPr>
        <w:rPr>
          <w:ins w:author="Dadhi, Shruti (EHS)" w:date="2025-08-21T15:39:00Z" w16du:dateUtc="2025-08-21T19:39:00Z" w:id="603"/>
        </w:rPr>
      </w:pPr>
      <w:ins w:author="Dadhi, Shruti (EHS)" w:date="2025-08-21T15:42:00Z" w16du:dateUtc="2025-08-21T19:42:00Z" w:id="604">
        <w:r w:rsidRPr="00751E2D">
          <w:rPr>
            <w:noProof/>
          </w:rPr>
          <w:drawing>
            <wp:inline distT="0" distB="0" distL="0" distR="0" wp14:anchorId="2EC637CA" wp14:editId="74D7FF0C">
              <wp:extent cx="6115050" cy="2616200"/>
              <wp:effectExtent l="0" t="0" r="0" b="0"/>
              <wp:docPr id="1868709921" name="Picture 1" descr="Chart,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709921" name="Picture 1" descr="Chart, bar chart&#10;&#10;AI-generated content may be incorrect."/>
                      <pic:cNvPicPr/>
                    </pic:nvPicPr>
                    <pic:blipFill>
                      <a:blip r:embed="rId21"/>
                      <a:stretch>
                        <a:fillRect/>
                      </a:stretch>
                    </pic:blipFill>
                    <pic:spPr>
                      <a:xfrm>
                        <a:off x="0" y="0"/>
                        <a:ext cx="6115050" cy="2616200"/>
                      </a:xfrm>
                      <a:prstGeom prst="rect">
                        <a:avLst/>
                      </a:prstGeom>
                    </pic:spPr>
                  </pic:pic>
                </a:graphicData>
              </a:graphic>
            </wp:inline>
          </w:drawing>
        </w:r>
      </w:ins>
    </w:p>
    <w:p w:rsidR="00485D89" w:rsidP="00485D89" w:rsidRDefault="00485D89" w14:paraId="6C9FBAA2" w14:textId="77777777">
      <w:pPr>
        <w:rPr>
          <w:ins w:author="Dadhi, Shruti (EHS)" w:date="2025-08-21T15:39:00Z" w16du:dateUtc="2025-08-21T19:39:00Z" w:id="605"/>
        </w:rPr>
      </w:pPr>
    </w:p>
    <w:p w:rsidR="00485D89" w:rsidP="00485D89" w:rsidRDefault="00485D89" w14:paraId="3B13771D" w14:textId="77777777">
      <w:pPr>
        <w:rPr>
          <w:ins w:author="Dadhi, Shruti (EHS)" w:date="2025-08-21T15:39:00Z" w16du:dateUtc="2025-08-21T19:39:00Z" w:id="606"/>
        </w:rPr>
      </w:pPr>
    </w:p>
    <w:p w:rsidRPr="0093785B" w:rsidR="00E63CAC" w:rsidRDefault="00E63CAC" w14:paraId="0EFF8EBB" w14:textId="77777777">
      <w:pPr>
        <w:jc w:val="both"/>
        <w:rPr>
          <w:rFonts w:ascii="Times New Roman" w:hAnsi="Times New Roman" w:cs="Times New Roman"/>
          <w:b/>
          <w:bCs/>
          <w:color w:val="000000" w:themeColor="text1"/>
          <w:sz w:val="24"/>
          <w:szCs w:val="24"/>
          <w:rPrChange w:author="Dadhi, Shruti (EHS)" w:date="2025-08-27T08:25:00Z" w16du:dateUtc="2025-08-27T12:25:00Z" w:id="607">
            <w:rPr>
              <w:rFonts w:ascii="Calibri" w:hAnsi="Calibri" w:eastAsia="Calibri" w:cs="Calibri"/>
              <w:b w:val="0"/>
              <w:bCs w:val="0"/>
              <w:color w:val="auto"/>
              <w:sz w:val="22"/>
              <w:szCs w:val="22"/>
            </w:rPr>
          </w:rPrChange>
        </w:rPr>
        <w:pPrChange w:author="Dadhi, Shruti (EHS)" w:date="2025-08-27T08:25:00Z" w16du:dateUtc="2025-08-27T12:25:00Z" w:id="608">
          <w:pPr>
            <w:pStyle w:val="Heading1"/>
          </w:pPr>
        </w:pPrChange>
      </w:pPr>
      <w:r w:rsidRPr="0093785B">
        <w:rPr>
          <w:rFonts w:ascii="Times New Roman" w:hAnsi="Times New Roman" w:cs="Times New Roman"/>
          <w:color w:val="000000" w:themeColor="text1"/>
          <w:sz w:val="24"/>
          <w:szCs w:val="24"/>
          <w:rPrChange w:author="Dadhi, Shruti (EHS)" w:date="2025-08-27T08:25:00Z" w16du:dateUtc="2025-08-27T12:25:00Z" w:id="609">
            <w:rPr/>
          </w:rPrChange>
        </w:rPr>
        <w:t>wh month driving the date of service month</w:t>
      </w:r>
    </w:p>
    <w:p w:rsidR="00E63CAC" w:rsidRDefault="00E63CAC" w14:paraId="7D1357CC" w14:textId="5D24CED6">
      <w:pPr>
        <w:jc w:val="both"/>
        <w:rPr>
          <w:ins w:author="Dadhi, Shruti (EHS)" w:date="2025-08-28T17:13:00Z" w16du:dateUtc="2025-08-28T21:13:00Z" w:id="610"/>
          <w:rFonts w:ascii="Times New Roman" w:hAnsi="Times New Roman" w:cs="Times New Roman"/>
          <w:color w:val="000000" w:themeColor="text1"/>
          <w:sz w:val="24"/>
          <w:szCs w:val="24"/>
        </w:rPr>
      </w:pPr>
      <w:r w:rsidRPr="0093785B">
        <w:rPr>
          <w:rFonts w:ascii="Times New Roman" w:hAnsi="Times New Roman" w:cs="Times New Roman"/>
          <w:color w:val="000000" w:themeColor="text1"/>
          <w:sz w:val="24"/>
          <w:szCs w:val="24"/>
          <w:rPrChange w:author="Dadhi, Shruti (EHS)" w:date="2025-08-27T08:25:00Z" w16du:dateUtc="2025-08-27T12:25:00Z" w:id="611">
            <w:rPr/>
          </w:rPrChange>
        </w:rPr>
        <w:t xml:space="preserve">This view will </w:t>
      </w:r>
      <w:del w:author="Dadhi, Shruti (EHS)" w:date="2025-08-27T08:46:00Z" w16du:dateUtc="2025-08-27T12:46:00Z" w:id="612">
        <w:r w:rsidRPr="0093785B" w:rsidDel="00AD6E33">
          <w:rPr>
            <w:rFonts w:ascii="Times New Roman" w:hAnsi="Times New Roman" w:cs="Times New Roman"/>
            <w:color w:val="000000" w:themeColor="text1"/>
            <w:sz w:val="24"/>
            <w:szCs w:val="24"/>
            <w:rPrChange w:author="Dadhi, Shruti (EHS)" w:date="2025-08-27T08:25:00Z" w16du:dateUtc="2025-08-27T12:25:00Z" w:id="613">
              <w:rPr/>
            </w:rPrChange>
          </w:rPr>
          <w:delText>help</w:delText>
        </w:r>
      </w:del>
      <w:ins w:author="Dadhi, Shruti (EHS)" w:date="2025-08-27T08:46:00Z" w16du:dateUtc="2025-08-27T12:46:00Z" w:id="614">
        <w:r w:rsidRPr="00AD6E33" w:rsidR="00AD6E33">
          <w:rPr>
            <w:rFonts w:ascii="Times New Roman" w:hAnsi="Times New Roman" w:cs="Times New Roman"/>
            <w:color w:val="000000" w:themeColor="text1"/>
            <w:sz w:val="24"/>
            <w:szCs w:val="24"/>
          </w:rPr>
          <w:t xml:space="preserve">help </w:t>
        </w:r>
        <w:r w:rsidRPr="00C130E0" w:rsidR="003175B9">
          <w:rPr>
            <w:rFonts w:ascii="Times New Roman" w:hAnsi="Times New Roman" w:cs="Times New Roman"/>
            <w:color w:val="000000" w:themeColor="text1"/>
            <w:sz w:val="24"/>
            <w:szCs w:val="24"/>
          </w:rPr>
          <w:t xml:space="preserve">analysts and others at </w:t>
        </w:r>
        <w:r w:rsidRPr="000218D5" w:rsidR="003175B9">
          <w:rPr>
            <w:rFonts w:ascii="Times New Roman" w:hAnsi="Times New Roman" w:cs="Times New Roman"/>
            <w:color w:val="000000" w:themeColor="text1"/>
            <w:sz w:val="24"/>
            <w:szCs w:val="24"/>
          </w:rPr>
          <w:t>MassHealth</w:t>
        </w:r>
        <w:r w:rsidR="003175B9">
          <w:rPr>
            <w:rFonts w:ascii="Times New Roman" w:hAnsi="Times New Roman" w:cs="Times New Roman"/>
            <w:color w:val="000000" w:themeColor="text1"/>
            <w:sz w:val="24"/>
            <w:szCs w:val="24"/>
          </w:rPr>
          <w:t xml:space="preserve"> </w:t>
        </w:r>
      </w:ins>
      <w:del w:author="Dadhi, Shruti (EHS)" w:date="2025-08-27T08:46:00Z" w16du:dateUtc="2025-08-27T12:46:00Z" w:id="615">
        <w:r w:rsidRPr="0093785B" w:rsidDel="003175B9">
          <w:rPr>
            <w:rFonts w:ascii="Times New Roman" w:hAnsi="Times New Roman" w:cs="Times New Roman"/>
            <w:color w:val="000000" w:themeColor="text1"/>
            <w:sz w:val="24"/>
            <w:szCs w:val="24"/>
            <w:rPrChange w:author="Dadhi, Shruti (EHS)" w:date="2025-08-27T08:25:00Z" w16du:dateUtc="2025-08-27T12:25:00Z" w:id="616">
              <w:rPr/>
            </w:rPrChange>
          </w:rPr>
          <w:delText xml:space="preserve"> </w:delText>
        </w:r>
      </w:del>
      <w:r w:rsidRPr="0093785B">
        <w:rPr>
          <w:rFonts w:ascii="Times New Roman" w:hAnsi="Times New Roman" w:cs="Times New Roman"/>
          <w:color w:val="000000" w:themeColor="text1"/>
          <w:sz w:val="24"/>
          <w:szCs w:val="24"/>
          <w:rPrChange w:author="Dadhi, Shruti (EHS)" w:date="2025-08-27T08:25:00Z" w16du:dateUtc="2025-08-27T12:25:00Z" w:id="617">
            <w:rPr/>
          </w:rPrChange>
        </w:rPr>
        <w:t xml:space="preserve">understand the relationship between what data came in in a month and when it will be seen across the encounter data.  This </w:t>
      </w:r>
      <w:ins w:author="Dadhi, Shruti (EHS)" w:date="2025-08-29T08:08:00Z" w16du:dateUtc="2025-08-29T12:08:00Z" w:id="618">
        <w:r w:rsidR="00202238">
          <w:rPr>
            <w:rFonts w:ascii="Times New Roman" w:hAnsi="Times New Roman" w:cs="Times New Roman"/>
            <w:color w:val="000000" w:themeColor="text1"/>
            <w:sz w:val="24"/>
            <w:szCs w:val="24"/>
          </w:rPr>
          <w:t xml:space="preserve">is </w:t>
        </w:r>
      </w:ins>
      <w:del w:author="Dadhi, Shruti (EHS)" w:date="2025-08-29T08:08:00Z" w16du:dateUtc="2025-08-29T12:08:00Z" w:id="619">
        <w:r w:rsidRPr="0093785B" w:rsidDel="00202238">
          <w:rPr>
            <w:rFonts w:ascii="Times New Roman" w:hAnsi="Times New Roman" w:cs="Times New Roman"/>
            <w:color w:val="000000" w:themeColor="text1"/>
            <w:sz w:val="24"/>
            <w:szCs w:val="24"/>
            <w:rPrChange w:author="Dadhi, Shruti (EHS)" w:date="2025-08-27T08:25:00Z" w16du:dateUtc="2025-08-27T12:25:00Z" w:id="620">
              <w:rPr/>
            </w:rPrChange>
          </w:rPr>
          <w:delText xml:space="preserve">si </w:delText>
        </w:r>
      </w:del>
      <w:r w:rsidRPr="0093785B">
        <w:rPr>
          <w:rFonts w:ascii="Times New Roman" w:hAnsi="Times New Roman" w:cs="Times New Roman"/>
          <w:color w:val="000000" w:themeColor="text1"/>
          <w:sz w:val="24"/>
          <w:szCs w:val="24"/>
          <w:rPrChange w:author="Dadhi, Shruti (EHS)" w:date="2025-08-27T08:25:00Z" w16du:dateUtc="2025-08-27T12:25:00Z" w:id="621">
            <w:rPr/>
          </w:rPrChange>
        </w:rPr>
        <w:t xml:space="preserve">a companion view of 5.5.1 and will aid in ad-hoc drill downs based </w:t>
      </w:r>
      <w:del w:author="Dadhi, Shruti (EHS)" w:date="2025-08-27T09:44:00Z" w16du:dateUtc="2025-08-27T13:44:00Z" w:id="622">
        <w:r w:rsidRPr="0093785B" w:rsidDel="00E811E1">
          <w:rPr>
            <w:rFonts w:ascii="Times New Roman" w:hAnsi="Times New Roman" w:cs="Times New Roman"/>
            <w:color w:val="000000" w:themeColor="text1"/>
            <w:sz w:val="24"/>
            <w:szCs w:val="24"/>
            <w:rPrChange w:author="Dadhi, Shruti (EHS)" w:date="2025-08-27T08:25:00Z" w16du:dateUtc="2025-08-27T12:25:00Z" w:id="623">
              <w:rPr/>
            </w:rPrChange>
          </w:rPr>
          <w:delText>to</w:delText>
        </w:r>
      </w:del>
      <w:ins w:author="Dadhi, Shruti (EHS)" w:date="2025-08-27T09:44:00Z" w16du:dateUtc="2025-08-27T13:44:00Z" w:id="624">
        <w:r w:rsidRPr="00E811E1" w:rsidR="00E811E1">
          <w:rPr>
            <w:rFonts w:ascii="Times New Roman" w:hAnsi="Times New Roman" w:cs="Times New Roman"/>
            <w:color w:val="000000" w:themeColor="text1"/>
            <w:sz w:val="24"/>
            <w:szCs w:val="24"/>
          </w:rPr>
          <w:t>on</w:t>
        </w:r>
      </w:ins>
      <w:r w:rsidRPr="0093785B">
        <w:rPr>
          <w:rFonts w:ascii="Times New Roman" w:hAnsi="Times New Roman" w:cs="Times New Roman"/>
          <w:color w:val="000000" w:themeColor="text1"/>
          <w:sz w:val="24"/>
          <w:szCs w:val="24"/>
          <w:rPrChange w:author="Dadhi, Shruti (EHS)" w:date="2025-08-27T08:25:00Z" w16du:dateUtc="2025-08-27T12:25:00Z" w:id="625">
            <w:rPr/>
          </w:rPrChange>
        </w:rPr>
        <w:t xml:space="preserve"> better </w:t>
      </w:r>
      <w:del w:author="Dadhi, Shruti (EHS)" w:date="2025-08-27T09:50:00Z" w16du:dateUtc="2025-08-27T13:50:00Z" w:id="626">
        <w:r w:rsidRPr="0093785B" w:rsidDel="00A05056">
          <w:rPr>
            <w:rFonts w:ascii="Times New Roman" w:hAnsi="Times New Roman" w:cs="Times New Roman"/>
            <w:color w:val="000000" w:themeColor="text1"/>
            <w:sz w:val="24"/>
            <w:szCs w:val="24"/>
            <w:rPrChange w:author="Dadhi, Shruti (EHS)" w:date="2025-08-27T08:25:00Z" w16du:dateUtc="2025-08-27T12:25:00Z" w:id="627">
              <w:rPr/>
            </w:rPrChange>
          </w:rPr>
          <w:delText>understand</w:delText>
        </w:r>
      </w:del>
      <w:ins w:author="Dadhi, Shruti (EHS)" w:date="2025-08-27T09:50:00Z" w16du:dateUtc="2025-08-27T13:50:00Z" w:id="628">
        <w:r w:rsidRPr="00A05056" w:rsidR="00A05056">
          <w:rPr>
            <w:rFonts w:ascii="Times New Roman" w:hAnsi="Times New Roman" w:cs="Times New Roman"/>
            <w:color w:val="000000" w:themeColor="text1"/>
            <w:sz w:val="24"/>
            <w:szCs w:val="24"/>
          </w:rPr>
          <w:t>understanding</w:t>
        </w:r>
      </w:ins>
      <w:r w:rsidRPr="0093785B">
        <w:rPr>
          <w:rFonts w:ascii="Times New Roman" w:hAnsi="Times New Roman" w:cs="Times New Roman"/>
          <w:color w:val="000000" w:themeColor="text1"/>
          <w:sz w:val="24"/>
          <w:szCs w:val="24"/>
          <w:rPrChange w:author="Dadhi, Shruti (EHS)" w:date="2025-08-27T08:25:00Z" w16du:dateUtc="2025-08-27T12:25:00Z" w:id="629">
            <w:rPr/>
          </w:rPrChange>
        </w:rPr>
        <w:t xml:space="preserve"> on months that are seeing large resubmissions (5.3)</w:t>
      </w:r>
    </w:p>
    <w:p w:rsidRPr="0093785B" w:rsidR="001079FF" w:rsidRDefault="001079FF" w14:paraId="4B8513C4" w14:textId="77777777">
      <w:pPr>
        <w:jc w:val="both"/>
        <w:rPr>
          <w:rFonts w:ascii="Times New Roman" w:hAnsi="Times New Roman" w:cs="Times New Roman"/>
          <w:color w:val="000000" w:themeColor="text1"/>
          <w:sz w:val="24"/>
          <w:szCs w:val="24"/>
          <w:rPrChange w:author="Dadhi, Shruti (EHS)" w:date="2025-08-27T08:25:00Z" w16du:dateUtc="2025-08-27T12:25:00Z" w:id="630">
            <w:rPr/>
          </w:rPrChange>
        </w:rPr>
        <w:pPrChange w:author="Dadhi, Shruti (EHS)" w:date="2025-08-27T08:25:00Z" w16du:dateUtc="2025-08-27T12:25:00Z" w:id="631">
          <w:pPr>
            <w:pStyle w:val="ListParagraph"/>
          </w:pPr>
        </w:pPrChange>
      </w:pPr>
    </w:p>
    <w:p w:rsidR="00485D89" w:rsidP="00485D89" w:rsidRDefault="00B46B1D" w14:paraId="4B6616AD" w14:textId="48DF8D19">
      <w:pPr>
        <w:rPr>
          <w:ins w:author="Dadhi, Shruti (EHS)" w:date="2025-08-21T15:42:00Z" w16du:dateUtc="2025-08-21T19:42:00Z" w:id="632"/>
        </w:rPr>
      </w:pPr>
      <w:ins w:author="Dadhi, Shruti (EHS)" w:date="2025-08-21T15:42:00Z" w16du:dateUtc="2025-08-21T19:42:00Z" w:id="633">
        <w:r w:rsidRPr="00B46B1D">
          <w:rPr>
            <w:noProof/>
          </w:rPr>
          <w:drawing>
            <wp:inline distT="0" distB="0" distL="0" distR="0" wp14:anchorId="4334DCA3" wp14:editId="1C9961BC">
              <wp:extent cx="6115050" cy="1974850"/>
              <wp:effectExtent l="0" t="0" r="0" b="6350"/>
              <wp:docPr id="26969969" name="Picture 1" descr="Chart,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69969" name="Picture 1" descr="Chart, bar chart&#10;&#10;AI-generated content may be incorrect."/>
                      <pic:cNvPicPr/>
                    </pic:nvPicPr>
                    <pic:blipFill>
                      <a:blip r:embed="rId22"/>
                      <a:stretch>
                        <a:fillRect/>
                      </a:stretch>
                    </pic:blipFill>
                    <pic:spPr>
                      <a:xfrm>
                        <a:off x="0" y="0"/>
                        <a:ext cx="6115050" cy="1974850"/>
                      </a:xfrm>
                      <a:prstGeom prst="rect">
                        <a:avLst/>
                      </a:prstGeom>
                    </pic:spPr>
                  </pic:pic>
                </a:graphicData>
              </a:graphic>
            </wp:inline>
          </w:drawing>
        </w:r>
      </w:ins>
    </w:p>
    <w:p w:rsidR="00751E2D" w:rsidP="00485D89" w:rsidRDefault="00751E2D" w14:paraId="011CC849" w14:textId="77777777">
      <w:pPr>
        <w:rPr>
          <w:ins w:author="Dadhi, Shruti (EHS)" w:date="2025-08-21T15:42:00Z" w16du:dateUtc="2025-08-21T19:42:00Z" w:id="634"/>
        </w:rPr>
      </w:pPr>
    </w:p>
    <w:p w:rsidRPr="00485D89" w:rsidR="00485D89" w:rsidDel="00FF6C17" w:rsidRDefault="00485D89" w14:paraId="36EA6237" w14:textId="5A9C5BCC">
      <w:pPr>
        <w:numPr>
          <w:ilvl w:val="0"/>
          <w:numId w:val="24"/>
        </w:numPr>
        <w:rPr>
          <w:del w:author="Dadhi, Shruti (EHS)" w:date="2025-08-27T10:11:00Z" w16du:dateUtc="2025-08-27T14:11:00Z" w:id="635"/>
          <w:rPrChange w:author="Dadhi, Shruti (EHS)" w:date="2025-08-21T15:39:00Z" w16du:dateUtc="2025-08-21T19:39:00Z" w:id="636">
            <w:rPr>
              <w:del w:author="Dadhi, Shruti (EHS)" w:date="2025-08-27T10:11:00Z" w16du:dateUtc="2025-08-27T14:11:00Z" w:id="637"/>
              <w:sz w:val="24"/>
              <w:szCs w:val="24"/>
            </w:rPr>
          </w:rPrChange>
        </w:rPr>
        <w:pPrChange w:author="Dadhi, Shruti (EHS)" w:date="2025-08-28T14:33:00Z" w16du:dateUtc="2025-08-28T18:33:00Z" w:id="638">
          <w:pPr>
            <w:pStyle w:val="Heading1"/>
            <w:numPr>
              <w:ilvl w:val="1"/>
              <w:numId w:val="10"/>
            </w:numPr>
            <w:ind w:left="1440" w:hanging="720"/>
          </w:pPr>
        </w:pPrChange>
      </w:pPr>
    </w:p>
    <w:p w:rsidR="007D5A26" w:rsidDel="00FF6C17" w:rsidRDefault="00F65339" w14:paraId="09BB0D0E" w14:textId="75AA3442">
      <w:pPr>
        <w:pStyle w:val="Heading1"/>
        <w:numPr>
          <w:ilvl w:val="2"/>
          <w:numId w:val="24"/>
        </w:numPr>
        <w:rPr>
          <w:del w:author="Dadhi, Shruti (EHS)" w:date="2025-08-27T10:11:00Z" w16du:dateUtc="2025-08-27T14:11:00Z" w:id="639"/>
          <w:sz w:val="24"/>
          <w:szCs w:val="24"/>
        </w:rPr>
        <w:pPrChange w:author="Dadhi, Shruti (EHS)" w:date="2025-08-28T14:33:00Z" w16du:dateUtc="2025-08-28T18:33:00Z" w:id="640">
          <w:pPr>
            <w:pStyle w:val="Heading1"/>
            <w:numPr>
              <w:ilvl w:val="2"/>
              <w:numId w:val="10"/>
            </w:numPr>
            <w:ind w:left="1800" w:hanging="720"/>
          </w:pPr>
        </w:pPrChange>
      </w:pPr>
      <w:del w:author="Dadhi, Shruti (EHS)" w:date="2025-08-27T10:11:00Z" w16du:dateUtc="2025-08-27T14:11:00Z" w:id="641">
        <w:r w:rsidRPr="00BA6B84" w:rsidDel="00FF6C17">
          <w:rPr>
            <w:sz w:val="24"/>
            <w:szCs w:val="24"/>
          </w:rPr>
          <w:delText>Date</w:delText>
        </w:r>
        <w:r w:rsidRPr="00BA6B84" w:rsidDel="00FF6C17" w:rsidR="00814957">
          <w:rPr>
            <w:sz w:val="24"/>
            <w:szCs w:val="24"/>
          </w:rPr>
          <w:delText xml:space="preserve"> of </w:delText>
        </w:r>
        <w:r w:rsidRPr="00BA6B84" w:rsidDel="00FF6C17">
          <w:rPr>
            <w:sz w:val="24"/>
            <w:szCs w:val="24"/>
          </w:rPr>
          <w:delText>service</w:delText>
        </w:r>
        <w:r w:rsidRPr="00BA6B84" w:rsidDel="00FF6C17" w:rsidR="00814957">
          <w:rPr>
            <w:sz w:val="24"/>
            <w:szCs w:val="24"/>
          </w:rPr>
          <w:delText xml:space="preserve"> month driving the wh month</w:delText>
        </w:r>
      </w:del>
    </w:p>
    <w:p w:rsidRPr="0093507D" w:rsidR="00D16612" w:rsidDel="00FF6C17" w:rsidRDefault="00D16612" w14:paraId="74B10576" w14:textId="2B91A915">
      <w:pPr>
        <w:numPr>
          <w:ilvl w:val="0"/>
          <w:numId w:val="24"/>
        </w:numPr>
        <w:rPr>
          <w:del w:author="Dadhi, Shruti (EHS)" w:date="2025-08-27T10:11:00Z" w16du:dateUtc="2025-08-27T14:11:00Z" w:id="642"/>
        </w:rPr>
        <w:pPrChange w:author="Dadhi, Shruti (EHS)" w:date="2025-08-28T14:33:00Z" w16du:dateUtc="2025-08-28T18:33:00Z" w:id="643">
          <w:pPr>
            <w:ind w:left="720"/>
          </w:pPr>
        </w:pPrChange>
      </w:pPr>
      <w:del w:author="Dadhi, Shruti (EHS)" w:date="2025-08-27T10:11:00Z" w16du:dateUtc="2025-08-27T14:11:00Z" w:id="644">
        <w:r w:rsidDel="00FF6C17">
          <w:delText>This view will help understand the relationship between what data came in in a month and when it will be seen across the encounter data.  This si a companion view of 5.5.2 and will aid in ad-hoc drill downs based to better understand on months that are seeing large resubmissions (5.3)</w:delText>
        </w:r>
      </w:del>
    </w:p>
    <w:p w:rsidRPr="00032C17" w:rsidR="00032C17" w:rsidDel="00FF6C17" w:rsidRDefault="00032C17" w14:paraId="3DC9AA90" w14:textId="2427D592">
      <w:pPr>
        <w:pStyle w:val="ListParagraph"/>
        <w:numPr>
          <w:ilvl w:val="0"/>
          <w:numId w:val="24"/>
        </w:numPr>
        <w:jc w:val="both"/>
        <w:rPr>
          <w:del w:author="Dadhi, Shruti (EHS)" w:date="2025-08-27T10:11:00Z" w16du:dateUtc="2025-08-27T14:11:00Z" w:id="645"/>
          <w:rFonts w:ascii="Times New Roman" w:hAnsi="Times New Roman" w:cs="Times New Roman"/>
          <w:color w:val="000000"/>
          <w:sz w:val="24"/>
          <w:szCs w:val="24"/>
        </w:rPr>
        <w:pPrChange w:author="Dadhi, Shruti (EHS)" w:date="2025-08-28T14:33:00Z" w16du:dateUtc="2025-08-28T18:33:00Z" w:id="646">
          <w:pPr>
            <w:pStyle w:val="ListParagraph"/>
            <w:numPr>
              <w:numId w:val="14"/>
            </w:numPr>
            <w:ind w:left="2160" w:hanging="360"/>
            <w:jc w:val="both"/>
          </w:pPr>
        </w:pPrChange>
      </w:pPr>
      <w:del w:author="Dadhi, Shruti (EHS)" w:date="2025-08-27T10:11:00Z" w16du:dateUtc="2025-08-27T14:11:00Z" w:id="647">
        <w:r w:rsidRPr="00032C17" w:rsidDel="00FF6C17">
          <w:rPr>
            <w:rFonts w:ascii="Times New Roman" w:hAnsi="Times New Roman" w:cs="Times New Roman"/>
            <w:color w:val="000000"/>
            <w:sz w:val="24"/>
            <w:szCs w:val="24"/>
          </w:rPr>
          <w:delText>Dashboard DOS</w:delText>
        </w:r>
      </w:del>
    </w:p>
    <w:p w:rsidR="00032C17" w:rsidDel="00E63CAC" w:rsidRDefault="002E179D" w14:paraId="0177DADC" w14:textId="45FBB595">
      <w:pPr>
        <w:pStyle w:val="ListParagraph"/>
        <w:numPr>
          <w:ilvl w:val="0"/>
          <w:numId w:val="24"/>
        </w:numPr>
        <w:jc w:val="both"/>
        <w:rPr>
          <w:del w:author="Dadhi, Shruti (EHS)" w:date="2025-08-21T15:40:00Z" w16du:dateUtc="2025-08-21T19:40:00Z" w:id="648"/>
          <w:rFonts w:ascii="Times New Roman" w:hAnsi="Times New Roman" w:cs="Times New Roman"/>
          <w:color w:val="000000"/>
          <w:sz w:val="24"/>
          <w:szCs w:val="24"/>
        </w:rPr>
        <w:pPrChange w:author="Dadhi, Shruti (EHS)" w:date="2025-08-28T14:33:00Z" w16du:dateUtc="2025-08-28T18:33:00Z" w:id="649">
          <w:pPr>
            <w:pStyle w:val="ListParagraph"/>
            <w:numPr>
              <w:numId w:val="14"/>
            </w:numPr>
            <w:ind w:left="2160" w:hanging="360"/>
            <w:jc w:val="both"/>
          </w:pPr>
        </w:pPrChange>
      </w:pPr>
      <w:del w:author="Dadhi, Shruti (EHS)" w:date="2025-08-21T15:40:00Z" w16du:dateUtc="2025-08-21T19:40:00Z" w:id="650">
        <w:r w:rsidDel="00E63CAC">
          <w:fldChar w:fldCharType="begin"/>
        </w:r>
        <w:r w:rsidDel="00E63CAC">
          <w:delInstrText>HYPERLINK "https://mhtableau.hhs.mass.gov/" \l "/site/EOHHSBusinessIntelligence/views/Lag_Triangle/DashboardDOS"</w:delInstrText>
        </w:r>
        <w:r w:rsidDel="00E63CAC">
          <w:fldChar w:fldCharType="separate"/>
        </w:r>
        <w:r w:rsidRPr="009348D5" w:rsidDel="00E63CAC">
          <w:rPr>
            <w:rStyle w:val="Hyperlink"/>
            <w:rFonts w:ascii="Times New Roman" w:hAnsi="Times New Roman" w:cs="Times New Roman"/>
            <w:sz w:val="24"/>
            <w:szCs w:val="24"/>
          </w:rPr>
          <w:delText>https://mhtableau.hhs.mass.gov/#/site/EOHHSBusinessIntelligence/views/Lag_Triangle/DashboardDOS</w:delText>
        </w:r>
        <w:r w:rsidDel="00E63CAC">
          <w:fldChar w:fldCharType="end"/>
        </w:r>
      </w:del>
    </w:p>
    <w:p w:rsidR="002E179D" w:rsidDel="00FF6C17" w:rsidRDefault="002E179D" w14:paraId="455E8541" w14:textId="2D223CC8">
      <w:pPr>
        <w:pStyle w:val="ListParagraph"/>
        <w:numPr>
          <w:ilvl w:val="0"/>
          <w:numId w:val="24"/>
        </w:numPr>
        <w:jc w:val="both"/>
        <w:rPr>
          <w:del w:author="Dadhi, Shruti (EHS)" w:date="2025-08-27T10:11:00Z" w16du:dateUtc="2025-08-27T14:11:00Z" w:id="651"/>
          <w:rFonts w:ascii="Times New Roman" w:hAnsi="Times New Roman" w:cs="Times New Roman"/>
          <w:color w:val="000000"/>
          <w:sz w:val="24"/>
          <w:szCs w:val="24"/>
        </w:rPr>
        <w:pPrChange w:author="Dadhi, Shruti (EHS)" w:date="2025-08-28T14:33:00Z" w16du:dateUtc="2025-08-28T18:33:00Z" w:id="652">
          <w:pPr>
            <w:pStyle w:val="ListParagraph"/>
            <w:ind w:left="2160"/>
            <w:jc w:val="both"/>
          </w:pPr>
        </w:pPrChange>
      </w:pPr>
    </w:p>
    <w:p w:rsidRPr="002E179D" w:rsidR="00032C17" w:rsidDel="00FF6C17" w:rsidRDefault="00032C17" w14:paraId="53640166" w14:textId="158291D6">
      <w:pPr>
        <w:numPr>
          <w:ilvl w:val="0"/>
          <w:numId w:val="24"/>
        </w:numPr>
        <w:jc w:val="both"/>
        <w:rPr>
          <w:del w:author="Dadhi, Shruti (EHS)" w:date="2025-08-27T10:11:00Z" w16du:dateUtc="2025-08-27T14:11:00Z" w:id="653"/>
          <w:rFonts w:ascii="Times New Roman" w:hAnsi="Times New Roman" w:cs="Times New Roman"/>
          <w:color w:val="000000"/>
          <w:sz w:val="24"/>
          <w:szCs w:val="24"/>
        </w:rPr>
        <w:pPrChange w:author="Dadhi, Shruti (EHS)" w:date="2025-08-28T14:33:00Z" w16du:dateUtc="2025-08-28T18:33:00Z" w:id="654">
          <w:pPr>
            <w:ind w:left="1800"/>
            <w:jc w:val="both"/>
          </w:pPr>
        </w:pPrChange>
      </w:pPr>
    </w:p>
    <w:p w:rsidRPr="00032C17" w:rsidR="00032C17" w:rsidDel="00FF6C17" w:rsidRDefault="00032C17" w14:paraId="56E22C48" w14:textId="4D2175AA">
      <w:pPr>
        <w:numPr>
          <w:ilvl w:val="0"/>
          <w:numId w:val="24"/>
        </w:numPr>
        <w:rPr>
          <w:del w:author="Dadhi, Shruti (EHS)" w:date="2025-08-27T10:11:00Z" w16du:dateUtc="2025-08-27T14:11:00Z" w:id="655"/>
        </w:rPr>
        <w:pPrChange w:author="Dadhi, Shruti (EHS)" w:date="2025-08-28T14:33:00Z" w16du:dateUtc="2025-08-28T18:33:00Z" w:id="656">
          <w:pPr/>
        </w:pPrChange>
      </w:pPr>
    </w:p>
    <w:p w:rsidRPr="0093507D" w:rsidR="00D16612" w:rsidDel="00FF6C17" w:rsidRDefault="00D16612" w14:paraId="2F6DA735" w14:textId="17ABDA12">
      <w:pPr>
        <w:numPr>
          <w:ilvl w:val="0"/>
          <w:numId w:val="24"/>
        </w:numPr>
        <w:rPr>
          <w:del w:author="Dadhi, Shruti (EHS)" w:date="2025-08-27T10:11:00Z" w16du:dateUtc="2025-08-27T14:11:00Z" w:id="657"/>
        </w:rPr>
        <w:pPrChange w:author="Dadhi, Shruti (EHS)" w:date="2025-08-28T14:33:00Z" w16du:dateUtc="2025-08-28T18:33:00Z" w:id="658">
          <w:pPr/>
        </w:pPrChange>
      </w:pPr>
    </w:p>
    <w:p w:rsidRPr="00081162" w:rsidR="00081162" w:rsidDel="00E63CAC" w:rsidRDefault="00081162" w14:paraId="68470CCE" w14:textId="619348FC">
      <w:pPr>
        <w:pStyle w:val="ListParagraph"/>
        <w:numPr>
          <w:ilvl w:val="0"/>
          <w:numId w:val="24"/>
        </w:numPr>
        <w:jc w:val="both"/>
        <w:rPr>
          <w:del w:author="Dadhi, Shruti (EHS)" w:date="2025-08-21T15:41:00Z" w16du:dateUtc="2025-08-21T19:41:00Z" w:id="659"/>
          <w:rFonts w:ascii="Times New Roman" w:hAnsi="Times New Roman" w:cs="Times New Roman"/>
          <w:color w:val="000000"/>
          <w:sz w:val="24"/>
          <w:szCs w:val="24"/>
        </w:rPr>
        <w:pPrChange w:author="Dadhi, Shruti (EHS)" w:date="2025-08-28T14:33:00Z" w16du:dateUtc="2025-08-28T18:33:00Z" w:id="660">
          <w:pPr>
            <w:pStyle w:val="ListParagraph"/>
            <w:numPr>
              <w:numId w:val="14"/>
            </w:numPr>
            <w:ind w:left="2160" w:hanging="360"/>
            <w:jc w:val="both"/>
          </w:pPr>
        </w:pPrChange>
      </w:pPr>
      <w:del w:author="Dadhi, Shruti (EHS)" w:date="2025-08-21T15:41:00Z" w16du:dateUtc="2025-08-21T19:41:00Z" w:id="661">
        <w:r w:rsidRPr="00081162" w:rsidDel="00E63CAC">
          <w:rPr>
            <w:rFonts w:ascii="Times New Roman" w:hAnsi="Times New Roman" w:cs="Times New Roman"/>
            <w:color w:val="000000"/>
            <w:sz w:val="24"/>
            <w:szCs w:val="24"/>
          </w:rPr>
          <w:delText>Dashboard WH</w:delText>
        </w:r>
      </w:del>
    </w:p>
    <w:p w:rsidRPr="00964043" w:rsidR="00081162" w:rsidDel="00E63CAC" w:rsidRDefault="00E83654" w14:paraId="6684AE50" w14:textId="0DCD2B1F">
      <w:pPr>
        <w:pStyle w:val="ListParagraph"/>
        <w:numPr>
          <w:ilvl w:val="0"/>
          <w:numId w:val="24"/>
        </w:numPr>
        <w:jc w:val="both"/>
        <w:rPr>
          <w:del w:author="Dadhi, Shruti (EHS)" w:date="2025-08-21T15:41:00Z" w16du:dateUtc="2025-08-21T19:41:00Z" w:id="662"/>
          <w:rStyle w:val="Hyperlink"/>
          <w:rFonts w:ascii="Times New Roman" w:hAnsi="Times New Roman" w:cs="Times New Roman"/>
          <w:sz w:val="24"/>
          <w:szCs w:val="24"/>
        </w:rPr>
        <w:pPrChange w:author="Dadhi, Shruti (EHS)" w:date="2025-08-28T14:33:00Z" w16du:dateUtc="2025-08-28T18:33:00Z" w:id="663">
          <w:pPr>
            <w:pStyle w:val="ListParagraph"/>
            <w:numPr>
              <w:numId w:val="14"/>
            </w:numPr>
            <w:ind w:left="2160" w:hanging="360"/>
            <w:jc w:val="both"/>
          </w:pPr>
        </w:pPrChange>
      </w:pPr>
      <w:del w:author="Dadhi, Shruti (EHS)" w:date="2025-08-21T15:41:00Z" w16du:dateUtc="2025-08-21T19:41:00Z" w:id="664">
        <w:r w:rsidDel="00E63CAC">
          <w:fldChar w:fldCharType="begin"/>
        </w:r>
        <w:r w:rsidDel="00E63CAC">
          <w:delInstrText>HYPERLINK "https://mhtableau.hhs.mass.gov/" \l "/site/EOHHSBusinessIntelligence/views/Lag_Triangle/DashboardWH"</w:delInstrText>
        </w:r>
        <w:r w:rsidDel="00E63CAC">
          <w:fldChar w:fldCharType="separate"/>
        </w:r>
        <w:r w:rsidRPr="00964043" w:rsidDel="00E63CAC">
          <w:rPr>
            <w:rStyle w:val="Hyperlink"/>
            <w:rFonts w:ascii="Times New Roman" w:hAnsi="Times New Roman" w:cs="Times New Roman"/>
            <w:sz w:val="24"/>
            <w:szCs w:val="24"/>
          </w:rPr>
          <w:delText>https://mhtableau.hhs.mass.gov/#/site/EOHHSBusinessIntelligence/views/Lag_Triangle/DashboardWH</w:delText>
        </w:r>
        <w:r w:rsidDel="00E63CAC">
          <w:fldChar w:fldCharType="end"/>
        </w:r>
      </w:del>
    </w:p>
    <w:p w:rsidRPr="00081162" w:rsidR="00E83654" w:rsidDel="00A73CCD" w:rsidRDefault="00E83654" w14:paraId="2DF6B113" w14:textId="77777777">
      <w:pPr>
        <w:numPr>
          <w:ilvl w:val="0"/>
          <w:numId w:val="24"/>
        </w:numPr>
        <w:rPr>
          <w:del w:author="Dadhi, Shruti (EHS)" w:date="2025-08-27T10:11:00Z" w16du:dateUtc="2025-08-27T14:11:00Z" w:id="665"/>
        </w:rPr>
        <w:pPrChange w:author="Dadhi, Shruti (EHS)" w:date="2025-08-28T14:33:00Z" w16du:dateUtc="2025-08-28T18:33:00Z" w:id="666">
          <w:pPr>
            <w:ind w:left="1800"/>
          </w:pPr>
        </w:pPrChange>
      </w:pPr>
    </w:p>
    <w:p w:rsidR="000B2132" w:rsidDel="00FF6C17" w:rsidRDefault="000B2132" w14:paraId="01AA5E3E" w14:textId="36D999D0">
      <w:pPr>
        <w:numPr>
          <w:ilvl w:val="0"/>
          <w:numId w:val="24"/>
        </w:numPr>
        <w:jc w:val="both"/>
        <w:rPr>
          <w:del w:author="Dadhi, Shruti (EHS)" w:date="2025-08-27T10:11:00Z" w16du:dateUtc="2025-08-27T14:11:00Z" w:id="667"/>
        </w:rPr>
        <w:pPrChange w:author="Dadhi, Shruti (EHS)" w:date="2025-08-28T14:33:00Z" w16du:dateUtc="2025-08-28T18:33:00Z" w:id="668">
          <w:pPr>
            <w:jc w:val="both"/>
          </w:pPr>
        </w:pPrChange>
      </w:pPr>
    </w:p>
    <w:p w:rsidRPr="000B6C9C" w:rsidR="000B6C9C" w:rsidDel="00C31655" w:rsidRDefault="000B2132" w14:paraId="325E48F8" w14:textId="0F973D3A">
      <w:pPr>
        <w:rPr>
          <w:del w:author="Dadhi, Shruti (EHS)" w:date="2025-08-28T14:33:00Z" w16du:dateUtc="2025-08-28T18:33:00Z" w:id="669"/>
          <w:rPrChange w:author="Dadhi, Shruti (EHS)" w:date="2025-08-21T15:44:00Z" w16du:dateUtc="2025-08-21T19:44:00Z" w:id="670">
            <w:rPr>
              <w:del w:author="Dadhi, Shruti (EHS)" w:date="2025-08-28T14:33:00Z" w16du:dateUtc="2025-08-28T18:33:00Z" w:id="671"/>
              <w:sz w:val="24"/>
              <w:szCs w:val="24"/>
            </w:rPr>
          </w:rPrChange>
        </w:rPr>
        <w:pPrChange w:author="Dadhi, Shruti (EHS)" w:date="2025-08-21T15:44:00Z" w16du:dateUtc="2025-08-21T19:44:00Z" w:id="672">
          <w:pPr>
            <w:pStyle w:val="Heading1"/>
            <w:numPr>
              <w:ilvl w:val="1"/>
              <w:numId w:val="10"/>
            </w:numPr>
            <w:ind w:left="1440" w:hanging="720"/>
          </w:pPr>
        </w:pPrChange>
      </w:pPr>
      <w:del w:author="Dadhi, Shruti (EHS)" w:date="2025-08-21T15:44:00Z" w16du:dateUtc="2025-08-21T19:44:00Z" w:id="673">
        <w:r w:rsidRPr="000835FE" w:rsidDel="009D7BD5">
          <w:rPr>
            <w:sz w:val="24"/>
            <w:szCs w:val="24"/>
          </w:rPr>
          <w:delText>Dashbo</w:delText>
        </w:r>
        <w:r w:rsidRPr="000835FE" w:rsidDel="009D7BD5" w:rsidR="007E21E0">
          <w:rPr>
            <w:sz w:val="24"/>
            <w:szCs w:val="24"/>
          </w:rPr>
          <w:delText>ar</w:delText>
        </w:r>
        <w:r w:rsidRPr="000835FE" w:rsidDel="009D7BD5">
          <w:rPr>
            <w:sz w:val="24"/>
            <w:szCs w:val="24"/>
          </w:rPr>
          <w:delText xml:space="preserve">d with </w:delText>
        </w:r>
        <w:r w:rsidDel="009D7BD5" w:rsidR="00A43407">
          <w:rPr>
            <w:sz w:val="24"/>
            <w:szCs w:val="24"/>
          </w:rPr>
          <w:delText>H</w:delText>
        </w:r>
        <w:r w:rsidRPr="000835FE" w:rsidDel="009D7BD5">
          <w:rPr>
            <w:sz w:val="24"/>
            <w:szCs w:val="24"/>
          </w:rPr>
          <w:delText>eat map</w:delText>
        </w:r>
      </w:del>
    </w:p>
    <w:p w:rsidR="00D16612" w:rsidDel="00C31655" w:rsidP="00D16612" w:rsidRDefault="00D16612" w14:paraId="34930DE0" w14:textId="3814A539">
      <w:pPr>
        <w:rPr>
          <w:del w:author="Dadhi, Shruti (EHS)" w:date="2025-08-28T14:33:00Z" w16du:dateUtc="2025-08-28T18:33:00Z" w:id="674"/>
        </w:rPr>
      </w:pPr>
    </w:p>
    <w:p w:rsidRPr="0093785B" w:rsidR="00D16612" w:rsidDel="00C31655" w:rsidRDefault="00D16612" w14:paraId="05245982" w14:textId="74190A98">
      <w:pPr>
        <w:ind w:left="720"/>
        <w:jc w:val="both"/>
        <w:rPr>
          <w:del w:author="Dadhi, Shruti (EHS)" w:date="2025-08-28T14:33:00Z" w16du:dateUtc="2025-08-28T18:33:00Z" w:id="675"/>
          <w:rFonts w:ascii="Times New Roman" w:hAnsi="Times New Roman" w:cs="Times New Roman"/>
          <w:color w:val="000000" w:themeColor="text1"/>
          <w:sz w:val="24"/>
          <w:szCs w:val="24"/>
          <w:rPrChange w:author="Dadhi, Shruti (EHS)" w:date="2025-08-27T08:25:00Z" w16du:dateUtc="2025-08-27T12:25:00Z" w:id="676">
            <w:rPr>
              <w:del w:author="Dadhi, Shruti (EHS)" w:date="2025-08-28T14:33:00Z" w16du:dateUtc="2025-08-28T18:33:00Z" w:id="677"/>
            </w:rPr>
          </w:rPrChange>
        </w:rPr>
        <w:pPrChange w:author="Dadhi, Shruti (EHS)" w:date="2025-08-27T08:40:00Z" w16du:dateUtc="2025-08-27T12:40:00Z" w:id="678">
          <w:pPr>
            <w:ind w:left="720"/>
          </w:pPr>
        </w:pPrChange>
      </w:pPr>
      <w:del w:author="Dadhi, Shruti (EHS)" w:date="2025-08-28T14:33:00Z" w16du:dateUtc="2025-08-28T18:33:00Z" w:id="679">
        <w:r w:rsidRPr="0093785B" w:rsidDel="00C31655">
          <w:rPr>
            <w:rFonts w:ascii="Times New Roman" w:hAnsi="Times New Roman" w:cs="Times New Roman"/>
            <w:color w:val="000000" w:themeColor="text1"/>
            <w:sz w:val="24"/>
            <w:szCs w:val="24"/>
            <w:rPrChange w:author="Dadhi, Shruti (EHS)" w:date="2025-08-27T08:25:00Z" w16du:dateUtc="2025-08-27T12:25:00Z" w:id="680">
              <w:rPr/>
            </w:rPrChange>
          </w:rPr>
          <w:delText xml:space="preserve">This view will demonstrate any months </w:delText>
        </w:r>
      </w:del>
      <w:del w:author="Dadhi, Shruti (EHS)" w:date="2025-08-27T08:38:00Z" w16du:dateUtc="2025-08-27T12:38:00Z" w:id="681">
        <w:r w:rsidRPr="0093785B" w:rsidDel="0064530D">
          <w:rPr>
            <w:rFonts w:ascii="Times New Roman" w:hAnsi="Times New Roman" w:cs="Times New Roman"/>
            <w:color w:val="000000" w:themeColor="text1"/>
            <w:sz w:val="24"/>
            <w:szCs w:val="24"/>
            <w:rPrChange w:author="Dadhi, Shruti (EHS)" w:date="2025-08-27T08:25:00Z" w16du:dateUtc="2025-08-27T12:25:00Z" w:id="682">
              <w:rPr/>
            </w:rPrChange>
          </w:rPr>
          <w:delText>where</w:delText>
        </w:r>
      </w:del>
      <w:del w:author="Dadhi, Shruti (EHS)" w:date="2025-08-28T14:33:00Z" w16du:dateUtc="2025-08-28T18:33:00Z" w:id="683">
        <w:r w:rsidRPr="0093785B" w:rsidDel="00C31655">
          <w:rPr>
            <w:rFonts w:ascii="Times New Roman" w:hAnsi="Times New Roman" w:cs="Times New Roman"/>
            <w:color w:val="000000" w:themeColor="text1"/>
            <w:sz w:val="24"/>
            <w:szCs w:val="24"/>
            <w:rPrChange w:author="Dadhi, Shruti (EHS)" w:date="2025-08-27T08:25:00Z" w16du:dateUtc="2025-08-27T12:25:00Z" w:id="684">
              <w:rPr/>
            </w:rPrChange>
          </w:rPr>
          <w:delText xml:space="preserve"> claims volume is low compared to the ‘norm’.  This will help inform if there are potential data gaps (not submitted to MassHealth) that should be considered and investigated</w:delText>
        </w:r>
      </w:del>
    </w:p>
    <w:p w:rsidRPr="00D16612" w:rsidR="00D16612" w:rsidDel="00C31655" w:rsidP="00D16612" w:rsidRDefault="000B2132" w14:paraId="2364BC49" w14:textId="2A00C485">
      <w:pPr>
        <w:pStyle w:val="ListParagraph"/>
        <w:numPr>
          <w:ilvl w:val="0"/>
          <w:numId w:val="14"/>
        </w:numPr>
        <w:jc w:val="both"/>
        <w:rPr>
          <w:del w:author="Dadhi, Shruti (EHS)" w:date="2025-08-28T14:33:00Z" w16du:dateUtc="2025-08-28T18:33:00Z" w:id="685"/>
          <w:rFonts w:ascii="Times New Roman" w:hAnsi="Times New Roman" w:cs="Times New Roman"/>
          <w:color w:val="000000"/>
          <w:sz w:val="24"/>
          <w:szCs w:val="24"/>
        </w:rPr>
      </w:pPr>
      <w:del w:author="Dadhi, Shruti (EHS)" w:date="2025-08-28T14:33:00Z" w16du:dateUtc="2025-08-28T18:33:00Z" w:id="686">
        <w:r w:rsidRPr="00B073CD" w:rsidDel="00C31655">
          <w:rPr>
            <w:rFonts w:ascii="Times New Roman" w:hAnsi="Times New Roman" w:cs="Times New Roman"/>
            <w:color w:val="000000"/>
            <w:sz w:val="24"/>
            <w:szCs w:val="24"/>
          </w:rPr>
          <w:delText xml:space="preserve">(total record counts divided by </w:delText>
        </w:r>
        <w:r w:rsidRPr="00B073CD" w:rsidDel="00C31655" w:rsidR="00C316C6">
          <w:rPr>
            <w:rFonts w:ascii="Times New Roman" w:hAnsi="Times New Roman" w:cs="Times New Roman"/>
            <w:color w:val="000000"/>
            <w:sz w:val="24"/>
            <w:szCs w:val="24"/>
          </w:rPr>
          <w:delText>2-year</w:delText>
        </w:r>
        <w:r w:rsidRPr="00B073CD" w:rsidDel="00C31655">
          <w:rPr>
            <w:rFonts w:ascii="Times New Roman" w:hAnsi="Times New Roman" w:cs="Times New Roman"/>
            <w:color w:val="000000"/>
            <w:sz w:val="24"/>
            <w:szCs w:val="24"/>
          </w:rPr>
          <w:delText xml:space="preserve"> average for the </w:delText>
        </w:r>
        <w:r w:rsidDel="00C31655" w:rsidR="00D16612">
          <w:rPr>
            <w:rFonts w:ascii="Times New Roman" w:hAnsi="Times New Roman" w:cs="Times New Roman"/>
            <w:color w:val="000000"/>
            <w:sz w:val="24"/>
            <w:szCs w:val="24"/>
          </w:rPr>
          <w:delText>MCE</w:delText>
        </w:r>
        <w:r w:rsidRPr="00B073CD" w:rsidDel="00C31655">
          <w:rPr>
            <w:rFonts w:ascii="Times New Roman" w:hAnsi="Times New Roman" w:cs="Times New Roman"/>
            <w:color w:val="000000"/>
            <w:sz w:val="24"/>
            <w:szCs w:val="24"/>
          </w:rPr>
          <w:delText xml:space="preserve">) by month by </w:delText>
        </w:r>
        <w:r w:rsidDel="00C31655" w:rsidR="00D16612">
          <w:rPr>
            <w:rFonts w:ascii="Times New Roman" w:hAnsi="Times New Roman" w:cs="Times New Roman"/>
            <w:color w:val="000000"/>
            <w:sz w:val="24"/>
            <w:szCs w:val="24"/>
          </w:rPr>
          <w:delText>MCE</w:delText>
        </w:r>
        <w:r w:rsidRPr="00B073CD" w:rsidDel="00C31655">
          <w:rPr>
            <w:rFonts w:ascii="Times New Roman" w:hAnsi="Times New Roman" w:cs="Times New Roman"/>
            <w:color w:val="000000"/>
            <w:sz w:val="24"/>
            <w:szCs w:val="24"/>
          </w:rPr>
          <w:delText xml:space="preserve"> with </w:delText>
        </w:r>
        <w:r w:rsidRPr="00B073CD" w:rsidDel="00C31655" w:rsidR="00E45B8F">
          <w:rPr>
            <w:rFonts w:ascii="Times New Roman" w:hAnsi="Times New Roman" w:cs="Times New Roman"/>
            <w:color w:val="000000"/>
            <w:sz w:val="24"/>
            <w:szCs w:val="24"/>
          </w:rPr>
          <w:delText>red, yellow</w:delText>
        </w:r>
        <w:r w:rsidRPr="00B073CD" w:rsidDel="00C31655">
          <w:rPr>
            <w:rFonts w:ascii="Times New Roman" w:hAnsi="Times New Roman" w:cs="Times New Roman"/>
            <w:color w:val="000000"/>
            <w:sz w:val="24"/>
            <w:szCs w:val="24"/>
          </w:rPr>
          <w:delText xml:space="preserve"> </w:delText>
        </w:r>
        <w:r w:rsidRPr="00B073CD" w:rsidDel="00C31655" w:rsidR="00256ACC">
          <w:rPr>
            <w:rFonts w:ascii="Times New Roman" w:hAnsi="Times New Roman" w:cs="Times New Roman"/>
            <w:color w:val="000000"/>
            <w:sz w:val="24"/>
            <w:szCs w:val="24"/>
          </w:rPr>
          <w:delText xml:space="preserve">and </w:delText>
        </w:r>
        <w:r w:rsidRPr="00B073CD" w:rsidDel="00C31655">
          <w:rPr>
            <w:rFonts w:ascii="Times New Roman" w:hAnsi="Times New Roman" w:cs="Times New Roman"/>
            <w:color w:val="000000"/>
            <w:sz w:val="24"/>
            <w:szCs w:val="24"/>
          </w:rPr>
          <w:delText xml:space="preserve">green </w:delText>
        </w:r>
      </w:del>
    </w:p>
    <w:p w:rsidRPr="00B073CD" w:rsidR="00620C4F" w:rsidDel="00C31655" w:rsidP="00B073CD" w:rsidRDefault="00620C4F" w14:paraId="742135E5" w14:textId="12576753">
      <w:pPr>
        <w:pStyle w:val="ListParagraph"/>
        <w:numPr>
          <w:ilvl w:val="0"/>
          <w:numId w:val="14"/>
        </w:numPr>
        <w:jc w:val="both"/>
        <w:rPr>
          <w:del w:author="Dadhi, Shruti (EHS)" w:date="2025-08-28T14:33:00Z" w16du:dateUtc="2025-08-28T18:33:00Z" w:id="687"/>
          <w:rFonts w:ascii="Times New Roman" w:hAnsi="Times New Roman" w:cs="Times New Roman"/>
          <w:color w:val="000000"/>
          <w:sz w:val="24"/>
          <w:szCs w:val="24"/>
        </w:rPr>
      </w:pPr>
      <w:del w:author="Dadhi, Shruti (EHS)" w:date="2025-08-28T14:33:00Z" w16du:dateUtc="2025-08-28T18:33:00Z" w:id="688">
        <w:r w:rsidRPr="00B073CD" w:rsidDel="00C31655">
          <w:rPr>
            <w:rFonts w:ascii="Times New Roman" w:hAnsi="Times New Roman" w:cs="Times New Roman"/>
            <w:color w:val="000000"/>
            <w:sz w:val="24"/>
            <w:szCs w:val="24"/>
          </w:rPr>
          <w:delText xml:space="preserve">Claims </w:delText>
        </w:r>
      </w:del>
      <w:del w:author="Dadhi, Shruti (EHS)" w:date="2025-08-27T08:38:00Z" w16du:dateUtc="2025-08-27T12:38:00Z" w:id="689">
        <w:r w:rsidRPr="00B073CD" w:rsidDel="0064530D">
          <w:rPr>
            <w:rFonts w:ascii="Times New Roman" w:hAnsi="Times New Roman" w:cs="Times New Roman"/>
            <w:color w:val="000000"/>
            <w:sz w:val="24"/>
            <w:szCs w:val="24"/>
          </w:rPr>
          <w:delText>counts</w:delText>
        </w:r>
      </w:del>
      <w:del w:author="Dadhi, Shruti (EHS)" w:date="2025-08-28T14:33:00Z" w16du:dateUtc="2025-08-28T18:33:00Z" w:id="690">
        <w:r w:rsidRPr="00B073CD" w:rsidDel="00C31655">
          <w:rPr>
            <w:rFonts w:ascii="Times New Roman" w:hAnsi="Times New Roman" w:cs="Times New Roman"/>
            <w:color w:val="000000"/>
            <w:sz w:val="24"/>
            <w:szCs w:val="24"/>
          </w:rPr>
          <w:delText xml:space="preserve"> with </w:delText>
        </w:r>
        <w:r w:rsidRPr="00B073CD" w:rsidDel="00C31655" w:rsidR="00E45B8F">
          <w:rPr>
            <w:rFonts w:ascii="Times New Roman" w:hAnsi="Times New Roman" w:cs="Times New Roman"/>
            <w:color w:val="000000"/>
            <w:sz w:val="24"/>
            <w:szCs w:val="24"/>
          </w:rPr>
          <w:delText>filters</w:delText>
        </w:r>
        <w:r w:rsidRPr="00B073CD" w:rsidDel="00C31655">
          <w:rPr>
            <w:rFonts w:ascii="Times New Roman" w:hAnsi="Times New Roman" w:cs="Times New Roman"/>
            <w:color w:val="000000"/>
            <w:sz w:val="24"/>
            <w:szCs w:val="24"/>
          </w:rPr>
          <w:delText xml:space="preserve"> by </w:delText>
        </w:r>
        <w:r w:rsidDel="00C31655" w:rsidR="00D16612">
          <w:rPr>
            <w:rFonts w:ascii="Times New Roman" w:hAnsi="Times New Roman" w:cs="Times New Roman"/>
            <w:color w:val="000000"/>
            <w:sz w:val="24"/>
            <w:szCs w:val="24"/>
          </w:rPr>
          <w:delText>MCE</w:delText>
        </w:r>
        <w:r w:rsidRPr="00B073CD" w:rsidDel="00C31655">
          <w:rPr>
            <w:rFonts w:ascii="Times New Roman" w:hAnsi="Times New Roman" w:cs="Times New Roman"/>
            <w:color w:val="000000"/>
            <w:sz w:val="24"/>
            <w:szCs w:val="24"/>
          </w:rPr>
          <w:delText xml:space="preserve"> by Month showing 2 years of data</w:delText>
        </w:r>
        <w:r w:rsidDel="00C31655" w:rsidR="00D16612">
          <w:rPr>
            <w:rFonts w:ascii="Times New Roman" w:hAnsi="Times New Roman" w:cs="Times New Roman"/>
            <w:color w:val="000000"/>
            <w:sz w:val="24"/>
            <w:szCs w:val="24"/>
          </w:rPr>
          <w:delText>. MCEs will be grouped by Plan Type (ACO/MCO, SCO, ICO, MBHP)</w:delText>
        </w:r>
      </w:del>
    </w:p>
    <w:p w:rsidRPr="00B073CD" w:rsidR="00620C4F" w:rsidDel="00C31655" w:rsidP="00B073CD" w:rsidRDefault="00620C4F" w14:paraId="391D7878" w14:textId="5652BA2F">
      <w:pPr>
        <w:pStyle w:val="ListParagraph"/>
        <w:numPr>
          <w:ilvl w:val="0"/>
          <w:numId w:val="14"/>
        </w:numPr>
        <w:jc w:val="both"/>
        <w:rPr>
          <w:del w:author="Dadhi, Shruti (EHS)" w:date="2025-08-28T14:33:00Z" w16du:dateUtc="2025-08-28T18:33:00Z" w:id="691"/>
          <w:rFonts w:ascii="Times New Roman" w:hAnsi="Times New Roman" w:cs="Times New Roman"/>
          <w:color w:val="000000"/>
          <w:sz w:val="24"/>
          <w:szCs w:val="24"/>
        </w:rPr>
      </w:pPr>
      <w:del w:author="Dadhi, Shruti (EHS)" w:date="2025-08-28T14:33:00Z" w16du:dateUtc="2025-08-28T18:33:00Z" w:id="692">
        <w:r w:rsidRPr="00B073CD" w:rsidDel="00C31655">
          <w:rPr>
            <w:rFonts w:ascii="Times New Roman" w:hAnsi="Times New Roman" w:cs="Times New Roman"/>
            <w:color w:val="000000"/>
            <w:sz w:val="24"/>
            <w:szCs w:val="24"/>
          </w:rPr>
          <w:delText>What months have enough data to compare with the average amount of data for th</w:delText>
        </w:r>
        <w:r w:rsidRPr="00B073CD" w:rsidDel="00C31655" w:rsidR="00A43407">
          <w:rPr>
            <w:rFonts w:ascii="Times New Roman" w:hAnsi="Times New Roman" w:cs="Times New Roman"/>
            <w:color w:val="000000"/>
            <w:sz w:val="24"/>
            <w:szCs w:val="24"/>
          </w:rPr>
          <w:delText xml:space="preserve">e </w:delText>
        </w:r>
        <w:r w:rsidRPr="00B073CD" w:rsidDel="00C31655">
          <w:rPr>
            <w:rFonts w:ascii="Times New Roman" w:hAnsi="Times New Roman" w:cs="Times New Roman"/>
            <w:color w:val="000000"/>
            <w:sz w:val="24"/>
            <w:szCs w:val="24"/>
          </w:rPr>
          <w:delText>past 2 years</w:delText>
        </w:r>
      </w:del>
    </w:p>
    <w:p w:rsidR="00620C4F" w:rsidDel="00C31655" w:rsidP="00B073CD" w:rsidRDefault="00B073CD" w14:paraId="2A53D0E1" w14:textId="47F9C0DB">
      <w:pPr>
        <w:pStyle w:val="ListParagraph"/>
        <w:numPr>
          <w:ilvl w:val="0"/>
          <w:numId w:val="14"/>
        </w:numPr>
        <w:jc w:val="both"/>
        <w:rPr>
          <w:del w:author="Dadhi, Shruti (EHS)" w:date="2025-08-28T14:33:00Z" w16du:dateUtc="2025-08-28T18:33:00Z" w:id="693"/>
          <w:rFonts w:ascii="Times New Roman" w:hAnsi="Times New Roman" w:cs="Times New Roman"/>
          <w:color w:val="000000"/>
          <w:sz w:val="24"/>
          <w:szCs w:val="24"/>
        </w:rPr>
      </w:pPr>
      <w:del w:author="Dadhi, Shruti (EHS)" w:date="2025-08-28T14:33:00Z" w16du:dateUtc="2025-08-28T18:33:00Z" w:id="694">
        <w:r w:rsidDel="00C31655">
          <w:rPr>
            <w:rFonts w:ascii="Times New Roman" w:hAnsi="Times New Roman" w:cs="Times New Roman"/>
            <w:color w:val="000000"/>
            <w:sz w:val="24"/>
            <w:szCs w:val="24"/>
          </w:rPr>
          <w:delText>By</w:delText>
        </w:r>
        <w:r w:rsidRPr="00B073CD" w:rsidDel="00C31655" w:rsidR="00620C4F">
          <w:rPr>
            <w:rFonts w:ascii="Times New Roman" w:hAnsi="Times New Roman" w:cs="Times New Roman"/>
            <w:color w:val="000000"/>
            <w:sz w:val="24"/>
            <w:szCs w:val="24"/>
          </w:rPr>
          <w:delText xml:space="preserve"> </w:delText>
        </w:r>
        <w:r w:rsidRPr="00B073CD" w:rsidDel="00C31655" w:rsidR="005D0167">
          <w:rPr>
            <w:rFonts w:ascii="Times New Roman" w:hAnsi="Times New Roman" w:cs="Times New Roman"/>
            <w:color w:val="000000"/>
            <w:sz w:val="24"/>
            <w:szCs w:val="24"/>
          </w:rPr>
          <w:delText>default,</w:delText>
        </w:r>
        <w:r w:rsidRPr="00B073CD" w:rsidDel="00C31655" w:rsidR="00620C4F">
          <w:rPr>
            <w:rFonts w:ascii="Times New Roman" w:hAnsi="Times New Roman" w:cs="Times New Roman"/>
            <w:color w:val="000000"/>
            <w:sz w:val="24"/>
            <w:szCs w:val="24"/>
          </w:rPr>
          <w:delText xml:space="preserve"> less </w:delText>
        </w:r>
        <w:r w:rsidRPr="00B073CD" w:rsidDel="00C31655" w:rsidR="005D0167">
          <w:rPr>
            <w:rFonts w:ascii="Times New Roman" w:hAnsi="Times New Roman" w:cs="Times New Roman"/>
            <w:color w:val="000000"/>
            <w:sz w:val="24"/>
            <w:szCs w:val="24"/>
          </w:rPr>
          <w:delText>than</w:delText>
        </w:r>
        <w:r w:rsidRPr="00B073CD" w:rsidDel="00C31655" w:rsidR="00620C4F">
          <w:rPr>
            <w:rFonts w:ascii="Times New Roman" w:hAnsi="Times New Roman" w:cs="Times New Roman"/>
            <w:color w:val="000000"/>
            <w:sz w:val="24"/>
            <w:szCs w:val="24"/>
          </w:rPr>
          <w:delText xml:space="preserve"> 70% is yellow but the end user can use the slider to change the percentages</w:delText>
        </w:r>
        <w:r w:rsidDel="00C31655">
          <w:rPr>
            <w:rFonts w:ascii="Times New Roman" w:hAnsi="Times New Roman" w:cs="Times New Roman"/>
            <w:color w:val="000000"/>
            <w:sz w:val="24"/>
            <w:szCs w:val="24"/>
          </w:rPr>
          <w:delText xml:space="preserve"> a</w:delText>
        </w:r>
        <w:r w:rsidRPr="00B073CD" w:rsidDel="00C31655" w:rsidR="00620C4F">
          <w:rPr>
            <w:rFonts w:ascii="Times New Roman" w:hAnsi="Times New Roman" w:cs="Times New Roman"/>
            <w:color w:val="000000"/>
            <w:sz w:val="24"/>
            <w:szCs w:val="24"/>
          </w:rPr>
          <w:delText xml:space="preserve">nd less </w:delText>
        </w:r>
        <w:r w:rsidRPr="00B073CD" w:rsidDel="00C31655" w:rsidR="005D0167">
          <w:rPr>
            <w:rFonts w:ascii="Times New Roman" w:hAnsi="Times New Roman" w:cs="Times New Roman"/>
            <w:color w:val="000000"/>
            <w:sz w:val="24"/>
            <w:szCs w:val="24"/>
          </w:rPr>
          <w:delText>than</w:delText>
        </w:r>
        <w:r w:rsidRPr="00B073CD" w:rsidDel="00C31655" w:rsidR="00620C4F">
          <w:rPr>
            <w:rFonts w:ascii="Times New Roman" w:hAnsi="Times New Roman" w:cs="Times New Roman"/>
            <w:color w:val="000000"/>
            <w:sz w:val="24"/>
            <w:szCs w:val="24"/>
          </w:rPr>
          <w:delText xml:space="preserve"> 50% is Red</w:delText>
        </w:r>
      </w:del>
    </w:p>
    <w:p w:rsidR="00EA70FD" w:rsidDel="003229C5" w:rsidP="00EA70FD" w:rsidRDefault="00EA70FD" w14:paraId="44CBD6D5" w14:textId="1258EBB8">
      <w:pPr>
        <w:pStyle w:val="ListParagraph"/>
        <w:numPr>
          <w:ilvl w:val="0"/>
          <w:numId w:val="14"/>
        </w:numPr>
        <w:rPr>
          <w:del w:author="Dadhi, Shruti (EHS)" w:date="2025-08-21T15:46:00Z" w16du:dateUtc="2025-08-21T19:46:00Z" w:id="695"/>
        </w:rPr>
      </w:pPr>
      <w:del w:author="Dadhi, Shruti (EHS)" w:date="2025-08-21T15:46:00Z" w16du:dateUtc="2025-08-21T19:46:00Z" w:id="696">
        <w:r w:rsidDel="003229C5">
          <w:delText>DOS_Heatmap</w:delText>
        </w:r>
      </w:del>
    </w:p>
    <w:p w:rsidR="00EA70FD" w:rsidDel="004F6C5E" w:rsidP="00B073CD" w:rsidRDefault="00AC6936" w14:paraId="5E222E8A" w14:textId="4F38DABA">
      <w:pPr>
        <w:pStyle w:val="ListParagraph"/>
        <w:numPr>
          <w:ilvl w:val="0"/>
          <w:numId w:val="14"/>
        </w:numPr>
        <w:jc w:val="both"/>
        <w:rPr>
          <w:del w:author="Dadhi, Shruti (EHS)" w:date="2025-08-21T15:45:00Z" w16du:dateUtc="2025-08-21T19:45:00Z" w:id="697"/>
          <w:rFonts w:ascii="Times New Roman" w:hAnsi="Times New Roman" w:cs="Times New Roman"/>
          <w:color w:val="000000"/>
          <w:sz w:val="24"/>
          <w:szCs w:val="24"/>
        </w:rPr>
      </w:pPr>
      <w:del w:author="Dadhi, Shruti (EHS)" w:date="2025-08-21T15:45:00Z" w16du:dateUtc="2025-08-21T19:45:00Z" w:id="698">
        <w:r w:rsidDel="004F6C5E">
          <w:fldChar w:fldCharType="begin"/>
        </w:r>
        <w:r w:rsidDel="004F6C5E">
          <w:delInstrText>HYPERLINK "https://mhtableau.hhs.mass.gov/" \l "/site/EOHHSBusinessIntelligence/views/DOS_Heatmap-2/DOS_Heatmap"</w:delInstrText>
        </w:r>
        <w:r w:rsidDel="004F6C5E">
          <w:fldChar w:fldCharType="separate"/>
        </w:r>
        <w:r w:rsidRPr="009348D5" w:rsidDel="004F6C5E">
          <w:rPr>
            <w:rStyle w:val="Hyperlink"/>
            <w:rFonts w:ascii="Times New Roman" w:hAnsi="Times New Roman" w:cs="Times New Roman"/>
            <w:sz w:val="24"/>
            <w:szCs w:val="24"/>
          </w:rPr>
          <w:delText>https://mhtableau.hhs.mass.gov/#/site/EOHHSBusinessIntelligence/views/DOS_Heatmap-2/DOS_Heatmap</w:delText>
        </w:r>
        <w:r w:rsidDel="004F6C5E">
          <w:fldChar w:fldCharType="end"/>
        </w:r>
      </w:del>
    </w:p>
    <w:p w:rsidRPr="00B073CD" w:rsidR="00AC6936" w:rsidDel="00C31655" w:rsidP="00964043" w:rsidRDefault="00AC6936" w14:paraId="15CAA3D6" w14:textId="536877AF">
      <w:pPr>
        <w:pStyle w:val="ListParagraph"/>
        <w:ind w:left="2160"/>
        <w:jc w:val="both"/>
        <w:rPr>
          <w:del w:author="Dadhi, Shruti (EHS)" w:date="2025-08-28T14:33:00Z" w16du:dateUtc="2025-08-28T18:33:00Z" w:id="699"/>
          <w:rFonts w:ascii="Times New Roman" w:hAnsi="Times New Roman" w:cs="Times New Roman"/>
          <w:color w:val="000000"/>
          <w:sz w:val="24"/>
          <w:szCs w:val="24"/>
        </w:rPr>
      </w:pPr>
    </w:p>
    <w:p w:rsidR="000B2132" w:rsidDel="00C31655" w:rsidP="000B2132" w:rsidRDefault="000B2132" w14:paraId="6EDC3AAE" w14:textId="69C46484">
      <w:pPr>
        <w:ind w:left="360"/>
        <w:jc w:val="both"/>
        <w:rPr>
          <w:del w:author="Dadhi, Shruti (EHS)" w:date="2025-08-28T14:33:00Z" w16du:dateUtc="2025-08-28T18:33:00Z" w:id="700"/>
        </w:rPr>
      </w:pPr>
    </w:p>
    <w:p w:rsidR="000D75F5" w:rsidP="000B2132" w:rsidRDefault="000D75F5" w14:paraId="76974C04" w14:textId="77777777">
      <w:pPr>
        <w:ind w:left="360"/>
        <w:jc w:val="both"/>
      </w:pPr>
    </w:p>
    <w:p w:rsidR="006E1144" w:rsidP="006E1144" w:rsidRDefault="006E1144" w14:paraId="5EF0E93E" w14:textId="77777777">
      <w:pPr>
        <w:pStyle w:val="Heading1"/>
        <w:numPr>
          <w:ilvl w:val="1"/>
          <w:numId w:val="23"/>
        </w:numPr>
        <w:rPr>
          <w:ins w:author="Dadhi, Shruti (EHS)" w:date="2025-08-28T14:34:00Z" w16du:dateUtc="2025-08-28T18:34:00Z" w:id="701"/>
          <w:sz w:val="24"/>
          <w:szCs w:val="24"/>
        </w:rPr>
      </w:pPr>
      <w:bookmarkStart w:name="_Toc207284778" w:id="702"/>
      <w:ins w:author="Dadhi, Shruti (EHS)" w:date="2025-08-28T14:34:00Z" w16du:dateUtc="2025-08-28T18:34:00Z" w:id="703">
        <w:r>
          <w:rPr>
            <w:sz w:val="24"/>
            <w:szCs w:val="24"/>
          </w:rPr>
          <w:t>Submission Files</w:t>
        </w:r>
        <w:bookmarkEnd w:id="702"/>
      </w:ins>
    </w:p>
    <w:p w:rsidRPr="00355DE7" w:rsidR="006E1144" w:rsidP="006E1144" w:rsidRDefault="006E1144" w14:paraId="5B30E29D" w14:textId="0FD65501">
      <w:pPr>
        <w:ind w:left="1440"/>
        <w:jc w:val="both"/>
        <w:rPr>
          <w:ins w:author="Dadhi, Shruti (EHS)" w:date="2025-08-28T14:34:00Z" w16du:dateUtc="2025-08-28T18:34:00Z" w:id="704"/>
          <w:rFonts w:ascii="Times New Roman" w:hAnsi="Times New Roman" w:cs="Times New Roman"/>
          <w:color w:val="000000" w:themeColor="text1"/>
          <w:sz w:val="24"/>
          <w:szCs w:val="24"/>
        </w:rPr>
      </w:pPr>
      <w:ins w:author="Dadhi, Shruti (EHS)" w:date="2025-08-28T14:34:00Z" w16du:dateUtc="2025-08-28T18:34:00Z" w:id="705">
        <w:r w:rsidRPr="00355DE7">
          <w:rPr>
            <w:rFonts w:ascii="Times New Roman" w:hAnsi="Times New Roman" w:cs="Times New Roman"/>
            <w:color w:val="000000" w:themeColor="text1"/>
            <w:sz w:val="24"/>
            <w:szCs w:val="24"/>
          </w:rPr>
          <w:t xml:space="preserve">Submissions Files displays at the file level of detail (the lowest level. ) Files are submitted by MCOs and can contain data for multiple plans offered by the MCO – ACOA, ACOB, </w:t>
        </w:r>
        <w:r w:rsidRPr="008E6228">
          <w:rPr>
            <w:rFonts w:ascii="Times New Roman" w:hAnsi="Times New Roman" w:cs="Times New Roman"/>
            <w:color w:val="000000" w:themeColor="text1"/>
            <w:sz w:val="24"/>
            <w:szCs w:val="24"/>
          </w:rPr>
          <w:t>SCO, OC</w:t>
        </w:r>
        <w:r w:rsidRPr="00355DE7">
          <w:rPr>
            <w:rFonts w:ascii="Times New Roman" w:hAnsi="Times New Roman" w:cs="Times New Roman"/>
            <w:color w:val="000000" w:themeColor="text1"/>
            <w:sz w:val="24"/>
            <w:szCs w:val="24"/>
          </w:rPr>
          <w:t xml:space="preserve">, MBH. The dashboard consists of two worksheets.  The top worksheet, Submitted Files, shows files submitted by the MCO sorted in descending order with submission metadata and DW processing detail. The bottom worksheet is triggered by selecting a file in the top worksheet and shows details of where the encounters </w:t>
        </w:r>
        <w:r w:rsidRPr="00B05AC3">
          <w:rPr>
            <w:rFonts w:ascii="Times New Roman" w:hAnsi="Times New Roman" w:cs="Times New Roman"/>
            <w:color w:val="000000" w:themeColor="text1"/>
            <w:sz w:val="24"/>
            <w:szCs w:val="24"/>
          </w:rPr>
          <w:t>are placed</w:t>
        </w:r>
        <w:r w:rsidRPr="00355DE7">
          <w:rPr>
            <w:rFonts w:ascii="Times New Roman" w:hAnsi="Times New Roman" w:cs="Times New Roman"/>
            <w:color w:val="000000" w:themeColor="text1"/>
            <w:sz w:val="24"/>
            <w:szCs w:val="24"/>
          </w:rPr>
          <w:t xml:space="preserve"> by Date of Service (DOS) Month, plan (side by side bars) and Record Type </w:t>
        </w:r>
        <w:r w:rsidRPr="002C78EB">
          <w:rPr>
            <w:rFonts w:ascii="Times New Roman" w:hAnsi="Times New Roman" w:cs="Times New Roman"/>
            <w:color w:val="000000" w:themeColor="text1"/>
            <w:sz w:val="24"/>
            <w:szCs w:val="24"/>
          </w:rPr>
          <w:t>(Operational</w:t>
        </w:r>
        <w:r w:rsidRPr="00355DE7">
          <w:rPr>
            <w:rFonts w:ascii="Times New Roman" w:hAnsi="Times New Roman" w:cs="Times New Roman"/>
            <w:color w:val="000000" w:themeColor="text1"/>
            <w:sz w:val="24"/>
            <w:szCs w:val="24"/>
          </w:rPr>
          <w:t xml:space="preserve"> Data Store (ODS) disposition (Original, Replacement (adjustment), Adjustment, and </w:t>
        </w:r>
      </w:ins>
      <w:ins w:author="Dadhi, Shruti (EHS)" w:date="2025-08-29T08:08:00Z" w16du:dateUtc="2025-08-29T12:08:00Z" w:id="706">
        <w:r w:rsidRPr="008E6228" w:rsidR="00202238">
          <w:rPr>
            <w:rFonts w:ascii="Times New Roman" w:hAnsi="Times New Roman" w:cs="Times New Roman"/>
            <w:color w:val="000000" w:themeColor="text1"/>
            <w:sz w:val="24"/>
            <w:szCs w:val="24"/>
          </w:rPr>
          <w:t>Void)</w:t>
        </w:r>
        <w:r w:rsidRPr="00306AB3" w:rsidR="00202238">
          <w:rPr>
            <w:rFonts w:ascii="Times New Roman" w:hAnsi="Times New Roman" w:cs="Times New Roman"/>
            <w:color w:val="000000" w:themeColor="text1"/>
            <w:sz w:val="24"/>
            <w:szCs w:val="24"/>
          </w:rPr>
          <w:t xml:space="preserve"> (</w:t>
        </w:r>
      </w:ins>
      <w:ins w:author="Dadhi, Shruti (EHS)" w:date="2025-08-28T14:34:00Z" w16du:dateUtc="2025-08-28T18:34:00Z" w:id="707">
        <w:r w:rsidRPr="00355DE7">
          <w:rPr>
            <w:rFonts w:ascii="Times New Roman" w:hAnsi="Times New Roman" w:cs="Times New Roman"/>
            <w:color w:val="000000" w:themeColor="text1"/>
            <w:sz w:val="24"/>
            <w:szCs w:val="24"/>
          </w:rPr>
          <w:t>stacked within the bars).</w:t>
        </w:r>
      </w:ins>
    </w:p>
    <w:p w:rsidR="006E1144" w:rsidP="006E1144" w:rsidRDefault="006E1144" w14:paraId="7D727ADF" w14:textId="77777777">
      <w:pPr>
        <w:rPr>
          <w:ins w:author="Dadhi, Shruti (EHS)" w:date="2025-08-28T14:34:00Z" w16du:dateUtc="2025-08-28T18:34:00Z" w:id="708"/>
        </w:rPr>
      </w:pPr>
    </w:p>
    <w:p w:rsidRPr="00355DE7" w:rsidR="006E1144" w:rsidP="006E1144" w:rsidRDefault="006E1144" w14:paraId="2BE0B50C" w14:textId="77777777">
      <w:pPr>
        <w:ind w:left="1440"/>
        <w:jc w:val="both"/>
        <w:rPr>
          <w:ins w:author="Dadhi, Shruti (EHS)" w:date="2025-08-28T14:34:00Z" w16du:dateUtc="2025-08-28T18:34:00Z" w:id="709"/>
          <w:rFonts w:ascii="Times New Roman" w:hAnsi="Times New Roman" w:cs="Times New Roman"/>
          <w:color w:val="000000" w:themeColor="text1"/>
          <w:sz w:val="24"/>
          <w:szCs w:val="24"/>
        </w:rPr>
      </w:pPr>
      <w:ins w:author="Dadhi, Shruti (EHS)" w:date="2025-08-28T14:34:00Z" w16du:dateUtc="2025-08-28T18:34:00Z" w:id="710">
        <w:r w:rsidRPr="00355DE7">
          <w:rPr>
            <w:rFonts w:ascii="Times New Roman" w:hAnsi="Times New Roman" w:cs="Times New Roman"/>
            <w:color w:val="000000" w:themeColor="text1"/>
            <w:sz w:val="24"/>
            <w:szCs w:val="24"/>
          </w:rPr>
          <w:t>This will help MH understand the scope of any past submissions in terms of what was submitted.  This will allow for Adhoc drill downs and investigations based on the outputs of the first 3 views (sections 5.1, 5.2, and 5.3)</w:t>
        </w:r>
      </w:ins>
    </w:p>
    <w:p w:rsidRPr="00A439C0" w:rsidR="006E1144" w:rsidP="006E1144" w:rsidRDefault="006E1144" w14:paraId="668E66E6" w14:textId="77777777">
      <w:pPr>
        <w:pStyle w:val="ListParagraph"/>
        <w:numPr>
          <w:ilvl w:val="0"/>
          <w:numId w:val="14"/>
        </w:numPr>
        <w:jc w:val="both"/>
        <w:rPr>
          <w:ins w:author="Dadhi, Shruti (EHS)" w:date="2025-08-28T14:34:00Z" w16du:dateUtc="2025-08-28T18:34:00Z" w:id="711"/>
          <w:rFonts w:ascii="Times New Roman" w:hAnsi="Times New Roman" w:cs="Times New Roman"/>
          <w:color w:val="000000"/>
          <w:sz w:val="24"/>
          <w:szCs w:val="24"/>
        </w:rPr>
      </w:pPr>
      <w:ins w:author="Dadhi, Shruti (EHS)" w:date="2025-08-28T14:34:00Z" w16du:dateUtc="2025-08-28T18:34:00Z" w:id="712">
        <w:r w:rsidRPr="00A439C0">
          <w:rPr>
            <w:rFonts w:ascii="Times New Roman" w:hAnsi="Times New Roman" w:cs="Times New Roman"/>
            <w:color w:val="000000"/>
            <w:sz w:val="24"/>
            <w:szCs w:val="24"/>
          </w:rPr>
          <w:t>Top Down -Timeliness per file</w:t>
        </w:r>
      </w:ins>
    </w:p>
    <w:p w:rsidRPr="00A439C0" w:rsidR="006E1144" w:rsidP="006E1144" w:rsidRDefault="006E1144" w14:paraId="000E61B9" w14:textId="77777777">
      <w:pPr>
        <w:pStyle w:val="ListParagraph"/>
        <w:numPr>
          <w:ilvl w:val="0"/>
          <w:numId w:val="14"/>
        </w:numPr>
        <w:jc w:val="both"/>
        <w:rPr>
          <w:ins w:author="Dadhi, Shruti (EHS)" w:date="2025-08-28T14:34:00Z" w16du:dateUtc="2025-08-28T18:34:00Z" w:id="713"/>
          <w:rFonts w:ascii="Times New Roman" w:hAnsi="Times New Roman" w:cs="Times New Roman"/>
          <w:color w:val="000000"/>
          <w:sz w:val="24"/>
          <w:szCs w:val="24"/>
        </w:rPr>
      </w:pPr>
      <w:ins w:author="Dadhi, Shruti (EHS)" w:date="2025-08-28T14:34:00Z" w16du:dateUtc="2025-08-28T18:34:00Z" w:id="714">
        <w:r w:rsidRPr="00A439C0">
          <w:rPr>
            <w:rFonts w:ascii="Times New Roman" w:hAnsi="Times New Roman" w:cs="Times New Roman"/>
            <w:color w:val="000000"/>
            <w:sz w:val="24"/>
            <w:szCs w:val="24"/>
          </w:rPr>
          <w:t>Bottom-Up-another workbook with histogram with date of service month and record type.</w:t>
        </w:r>
      </w:ins>
    </w:p>
    <w:p w:rsidR="006E1144" w:rsidP="006E1144" w:rsidRDefault="006E1144" w14:paraId="42C7935B" w14:textId="77777777">
      <w:pPr>
        <w:rPr>
          <w:ins w:author="Dadhi, Shruti (EHS)" w:date="2025-08-28T14:34:00Z" w16du:dateUtc="2025-08-28T18:34:00Z" w:id="715"/>
        </w:rPr>
      </w:pPr>
    </w:p>
    <w:p w:rsidRPr="00355DE7" w:rsidR="006E1144" w:rsidP="006E1144" w:rsidRDefault="006E1144" w14:paraId="7D6CD6C8" w14:textId="77777777">
      <w:pPr>
        <w:rPr>
          <w:ins w:author="Dadhi, Shruti (EHS)" w:date="2025-08-28T14:34:00Z" w16du:dateUtc="2025-08-28T18:34:00Z" w:id="716"/>
        </w:rPr>
      </w:pPr>
      <w:ins w:author="Dadhi, Shruti (EHS)" w:date="2025-08-28T14:34:00Z" w16du:dateUtc="2025-08-28T18:34:00Z" w:id="717">
        <w:r w:rsidRPr="009C50FE">
          <w:rPr>
            <w:noProof/>
          </w:rPr>
          <w:drawing>
            <wp:inline distT="0" distB="0" distL="0" distR="0" wp14:anchorId="14401CB2" wp14:editId="7A9989AA">
              <wp:extent cx="6115050" cy="3521075"/>
              <wp:effectExtent l="0" t="0" r="0" b="3175"/>
              <wp:docPr id="1228026397" name="Picture 1" descr="Graphical user inter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026397" name="Picture 1" descr="Graphical user interface&#10;&#10;AI-generated content may be incorrect."/>
                      <pic:cNvPicPr/>
                    </pic:nvPicPr>
                    <pic:blipFill>
                      <a:blip r:embed="rId23"/>
                      <a:stretch>
                        <a:fillRect/>
                      </a:stretch>
                    </pic:blipFill>
                    <pic:spPr>
                      <a:xfrm>
                        <a:off x="0" y="0"/>
                        <a:ext cx="6115050" cy="3521075"/>
                      </a:xfrm>
                      <a:prstGeom prst="rect">
                        <a:avLst/>
                      </a:prstGeom>
                    </pic:spPr>
                  </pic:pic>
                </a:graphicData>
              </a:graphic>
            </wp:inline>
          </w:drawing>
        </w:r>
      </w:ins>
    </w:p>
    <w:p w:rsidR="006E1144" w:rsidP="006E1144" w:rsidRDefault="006E1144" w14:paraId="5378C47F" w14:textId="77777777">
      <w:pPr>
        <w:rPr>
          <w:ins w:author="Dadhi, Shruti (EHS)" w:date="2025-08-28T14:34:00Z" w16du:dateUtc="2025-08-28T18:34:00Z" w:id="718"/>
        </w:rPr>
      </w:pPr>
    </w:p>
    <w:p w:rsidR="006E1144" w:rsidP="006E1144" w:rsidRDefault="006E1144" w14:paraId="5B171021" w14:textId="77777777">
      <w:pPr>
        <w:pStyle w:val="ListParagraph"/>
        <w:rPr>
          <w:ins w:author="Dadhi, Shruti (EHS)" w:date="2025-08-28T14:34:00Z" w16du:dateUtc="2025-08-28T18:34:00Z" w:id="719"/>
        </w:rPr>
      </w:pPr>
    </w:p>
    <w:p w:rsidR="006E1144" w:rsidP="006E1144" w:rsidRDefault="006E1144" w14:paraId="1ED2B395" w14:textId="77777777">
      <w:pPr>
        <w:pStyle w:val="ListParagraph"/>
        <w:ind w:left="2160"/>
        <w:rPr>
          <w:ins w:author="Dadhi, Shruti (EHS)" w:date="2025-08-28T14:34:00Z" w16du:dateUtc="2025-08-28T18:34:00Z" w:id="720"/>
        </w:rPr>
      </w:pPr>
    </w:p>
    <w:p w:rsidRPr="006E1144" w:rsidR="000B2132" w:rsidDel="001428DA" w:rsidRDefault="007E21E0" w14:paraId="11C40532" w14:textId="31D4F3EB">
      <w:pPr>
        <w:numPr>
          <w:ilvl w:val="1"/>
          <w:numId w:val="10"/>
        </w:numPr>
        <w:ind w:left="720"/>
        <w:rPr>
          <w:del w:author="Dadhi, Shruti (EHS)" w:date="2025-08-21T15:26:00Z" w16du:dateUtc="2025-08-21T19:26:00Z" w:id="721"/>
          <w:sz w:val="24"/>
          <w:szCs w:val="24"/>
          <w:rPrChange w:author="Dadhi, Shruti (EHS)" w:date="2025-08-28T14:34:00Z" w16du:dateUtc="2025-08-28T18:34:00Z" w:id="722">
            <w:rPr>
              <w:del w:author="Dadhi, Shruti (EHS)" w:date="2025-08-21T15:26:00Z" w16du:dateUtc="2025-08-21T19:26:00Z" w:id="723"/>
            </w:rPr>
          </w:rPrChange>
        </w:rPr>
        <w:pPrChange w:author="Dadhi, Shruti (EHS)" w:date="2025-08-28T14:34:00Z" w16du:dateUtc="2025-08-28T18:34:00Z" w:id="724">
          <w:pPr>
            <w:pStyle w:val="Heading1"/>
            <w:numPr>
              <w:ilvl w:val="1"/>
              <w:numId w:val="10"/>
            </w:numPr>
            <w:ind w:left="1440" w:hanging="720"/>
          </w:pPr>
        </w:pPrChange>
      </w:pPr>
      <w:del w:author="Dadhi, Shruti (EHS)" w:date="2025-08-21T15:26:00Z" w16du:dateUtc="2025-08-21T19:26:00Z" w:id="725">
        <w:r w:rsidRPr="006E1144" w:rsidDel="001428DA">
          <w:rPr>
            <w:sz w:val="24"/>
            <w:szCs w:val="24"/>
            <w:rPrChange w:author="Dadhi, Shruti (EHS)" w:date="2025-08-28T14:34:00Z" w16du:dateUtc="2025-08-28T18:34:00Z" w:id="726">
              <w:rPr/>
            </w:rPrChange>
          </w:rPr>
          <w:delText>Dashboard</w:delText>
        </w:r>
        <w:r w:rsidRPr="006E1144" w:rsidDel="001428DA" w:rsidR="000B2132">
          <w:rPr>
            <w:sz w:val="24"/>
            <w:szCs w:val="24"/>
            <w:rPrChange w:author="Dadhi, Shruti (EHS)" w:date="2025-08-28T14:34:00Z" w16du:dateUtc="2025-08-28T18:34:00Z" w:id="727">
              <w:rPr/>
            </w:rPrChange>
          </w:rPr>
          <w:delText xml:space="preserve"> of crosstab of total record count by wh month by date of service month - Lag triangle </w:delText>
        </w:r>
      </w:del>
    </w:p>
    <w:p w:rsidR="000B2132" w:rsidDel="001428DA" w:rsidRDefault="00D16612" w14:paraId="28081CDE" w14:textId="30E489E9">
      <w:pPr>
        <w:rPr>
          <w:del w:author="Dadhi, Shruti (EHS)" w:date="2025-08-21T15:26:00Z" w16du:dateUtc="2025-08-21T19:26:00Z" w:id="728"/>
        </w:rPr>
        <w:pPrChange w:author="Dadhi, Shruti (EHS)" w:date="2025-08-28T14:34:00Z" w16du:dateUtc="2025-08-28T18:34:00Z" w:id="729">
          <w:pPr>
            <w:ind w:left="1440"/>
            <w:jc w:val="both"/>
          </w:pPr>
        </w:pPrChange>
      </w:pPr>
      <w:del w:author="Dadhi, Shruti (EHS)" w:date="2025-08-21T15:26:00Z" w16du:dateUtc="2025-08-21T19:26:00Z" w:id="730">
        <w:r w:rsidDel="001428DA">
          <w:delText>This will help analysts and others at masshealth understand encounter data completion over time and help demonstrate plan submission patterns (i.e. give a sense of ‘claims lag’</w:delText>
        </w:r>
        <w:r w:rsidDel="001428DA">
          <w:rPr>
            <mc:AlternateContent>
              <mc:Choice Requires="w16se"/>
              <mc:Fallback>
                <w:rFonts w:ascii="Segoe UI Emoji" w:hAnsi="Segoe UI Emoji" w:eastAsia="Segoe UI Emoji" w:cs="Segoe UI Emoji"/>
              </mc:Fallback>
            </mc:AlternateContent>
          </w:rPr>
          <mc:AlternateContent>
            <mc:Choice Requires="w16se">
              <w16se:symEx w16se:font="Segoe UI Emoji" w16se:char="1F609"/>
            </mc:Choice>
            <mc:Fallback>
              <w:delText>😉</w:delText>
            </mc:Fallback>
          </mc:AlternateContent>
        </w:r>
      </w:del>
    </w:p>
    <w:p w:rsidR="00D31331" w:rsidDel="001428DA" w:rsidRDefault="00D31331" w14:paraId="3B96F790" w14:textId="4A8B763A">
      <w:pPr>
        <w:rPr>
          <w:del w:author="Dadhi, Shruti (EHS)" w:date="2025-08-21T15:26:00Z" w16du:dateUtc="2025-08-21T19:26:00Z" w:id="731"/>
        </w:rPr>
        <w:pPrChange w:author="Dadhi, Shruti (EHS)" w:date="2025-08-28T14:34:00Z" w16du:dateUtc="2025-08-28T18:34:00Z" w:id="732">
          <w:pPr>
            <w:jc w:val="both"/>
          </w:pPr>
        </w:pPrChange>
      </w:pPr>
    </w:p>
    <w:p w:rsidR="009C0FF5" w:rsidDel="001428DA" w:rsidRDefault="00FE17E3" w14:paraId="48CBF750" w14:textId="2CB7BD56">
      <w:pPr>
        <w:rPr>
          <w:del w:author="Dadhi, Shruti (EHS)" w:date="2025-08-21T15:26:00Z" w16du:dateUtc="2025-08-21T19:26:00Z" w:id="733"/>
        </w:rPr>
        <w:pPrChange w:author="Dadhi, Shruti (EHS)" w:date="2025-08-28T14:34:00Z" w16du:dateUtc="2025-08-28T18:34:00Z" w:id="734">
          <w:pPr>
            <w:pStyle w:val="ListParagraph"/>
            <w:numPr>
              <w:numId w:val="14"/>
            </w:numPr>
            <w:ind w:left="2160" w:hanging="360"/>
          </w:pPr>
        </w:pPrChange>
      </w:pPr>
      <w:del w:author="Dadhi, Shruti (EHS)" w:date="2025-08-21T15:26:00Z" w16du:dateUtc="2025-08-21T19:26:00Z" w:id="735">
        <w:r w:rsidDel="001428DA">
          <w:delText>Lag Triangle</w:delText>
        </w:r>
      </w:del>
    </w:p>
    <w:p w:rsidR="00870329" w:rsidDel="001428DA" w:rsidRDefault="00EC08C0" w14:paraId="21DFD53D" w14:textId="0F8DDB82">
      <w:pPr>
        <w:rPr>
          <w:del w:author="Dadhi, Shruti (EHS)" w:date="2025-08-21T15:26:00Z" w16du:dateUtc="2025-08-21T19:26:00Z" w:id="736"/>
        </w:rPr>
        <w:pPrChange w:author="Dadhi, Shruti (EHS)" w:date="2025-08-28T14:34:00Z" w16du:dateUtc="2025-08-28T18:34:00Z" w:id="737">
          <w:pPr>
            <w:pStyle w:val="ListParagraph"/>
            <w:numPr>
              <w:numId w:val="14"/>
            </w:numPr>
            <w:ind w:left="2160" w:hanging="360"/>
          </w:pPr>
        </w:pPrChange>
      </w:pPr>
      <w:del w:author="Dadhi, Shruti (EHS)" w:date="2025-08-21T15:26:00Z" w16du:dateUtc="2025-08-21T19:26:00Z" w:id="738">
        <w:r w:rsidDel="001428DA">
          <w:fldChar w:fldCharType="begin"/>
        </w:r>
        <w:r w:rsidDel="001428DA">
          <w:delInstrText>HYPERLINK "https://mhtableau.hhs.mass.gov/" \l "/site/EOHHSBusinessIntelligence/views/Lag_Triangle/DashboardDOS"</w:delInstrText>
        </w:r>
        <w:r w:rsidDel="001428DA">
          <w:fldChar w:fldCharType="separate"/>
        </w:r>
        <w:r w:rsidRPr="009348D5" w:rsidDel="001428DA">
          <w:rPr>
            <w:rStyle w:val="Hyperlink"/>
          </w:rPr>
          <w:delText>https://mhtableau.hhs.mass.gov/#/site/EOHHSBusinessIntelligence/views/Lag_Triangle/DashboardDOS</w:delText>
        </w:r>
        <w:r w:rsidDel="001428DA">
          <w:fldChar w:fldCharType="end"/>
        </w:r>
      </w:del>
    </w:p>
    <w:p w:rsidR="00EC08C0" w:rsidRDefault="00EC08C0" w14:paraId="2E8246FB" w14:textId="77777777">
      <w:pPr>
        <w:pPrChange w:author="Dadhi, Shruti (EHS)" w:date="2025-08-28T14:34:00Z" w16du:dateUtc="2025-08-28T18:34:00Z" w:id="739">
          <w:pPr>
            <w:pStyle w:val="ListParagraph"/>
            <w:ind w:left="2160"/>
          </w:pPr>
        </w:pPrChange>
      </w:pPr>
    </w:p>
    <w:p w:rsidR="001428DA" w:rsidP="00D16612" w:rsidRDefault="001428DA" w14:paraId="31A9E534" w14:textId="77777777">
      <w:pPr>
        <w:pStyle w:val="ListParagraph"/>
        <w:rPr>
          <w:ins w:author="Dadhi, Shruti (EHS)" w:date="2025-08-21T15:26:00Z" w16du:dateUtc="2025-08-21T19:26:00Z" w:id="740"/>
        </w:rPr>
      </w:pPr>
    </w:p>
    <w:p w:rsidR="001428DA" w:rsidP="00D16612" w:rsidRDefault="001428DA" w14:paraId="338FC38E" w14:textId="77777777">
      <w:pPr>
        <w:pStyle w:val="ListParagraph"/>
        <w:rPr>
          <w:ins w:author="Dadhi, Shruti (EHS)" w:date="2025-08-21T15:26:00Z" w16du:dateUtc="2025-08-21T19:26:00Z" w:id="741"/>
        </w:rPr>
      </w:pPr>
    </w:p>
    <w:p w:rsidR="00BF5EA8" w:rsidRDefault="00D16612" w14:paraId="176B5AB8" w14:textId="3DD473B8">
      <w:pPr>
        <w:pStyle w:val="Heading1"/>
        <w:numPr>
          <w:ilvl w:val="0"/>
          <w:numId w:val="22"/>
        </w:numPr>
        <w:ind w:left="360"/>
        <w:rPr>
          <w:ins w:author="Dadhi, Shruti (EHS)" w:date="2025-08-27T08:25:00Z" w16du:dateUtc="2025-08-27T12:25:00Z" w:id="742"/>
        </w:rPr>
        <w:pPrChange w:author="Dadhi, Shruti (EHS)" w:date="2025-08-28T14:31:00Z" w16du:dateUtc="2025-08-28T18:31:00Z" w:id="743">
          <w:pPr>
            <w:pStyle w:val="ListParagraph"/>
          </w:pPr>
        </w:pPrChange>
      </w:pPr>
      <w:bookmarkStart w:name="_Toc207284779" w:id="744"/>
      <w:r>
        <w:t xml:space="preserve">Development </w:t>
      </w:r>
      <w:ins w:author="Dadhi, Shruti (EHS)" w:date="2025-08-21T15:46:00Z" w16du:dateUtc="2025-08-21T19:46:00Z" w:id="745">
        <w:r w:rsidR="003229C5">
          <w:t xml:space="preserve">and process </w:t>
        </w:r>
      </w:ins>
      <w:ins w:author="Dadhi, Shruti (EHS)" w:date="2025-08-27T08:25:00Z" w16du:dateUtc="2025-08-27T12:25:00Z" w:id="746">
        <w:r w:rsidR="00BF5EA8">
          <w:t>–</w:t>
        </w:r>
        <w:bookmarkEnd w:id="744"/>
      </w:ins>
    </w:p>
    <w:p w:rsidRPr="00BF5EA8" w:rsidR="00D16612" w:rsidRDefault="00D16612" w14:paraId="21EB3849" w14:textId="331A6A43">
      <w:pPr>
        <w:ind w:left="360"/>
        <w:jc w:val="both"/>
        <w:rPr>
          <w:rFonts w:ascii="Times New Roman" w:hAnsi="Times New Roman" w:cs="Times New Roman"/>
          <w:color w:val="000000" w:themeColor="text1"/>
          <w:sz w:val="24"/>
          <w:szCs w:val="24"/>
          <w:rPrChange w:author="Dadhi, Shruti (EHS)" w:date="2025-08-27T08:26:00Z" w16du:dateUtc="2025-08-27T12:26:00Z" w:id="747">
            <w:rPr/>
          </w:rPrChange>
        </w:rPr>
        <w:pPrChange w:author="Dadhi, Shruti (EHS)" w:date="2025-08-27T08:40:00Z" w16du:dateUtc="2025-08-27T12:40:00Z" w:id="748">
          <w:pPr>
            <w:pStyle w:val="ListParagraph"/>
          </w:pPr>
        </w:pPrChange>
      </w:pPr>
      <w:r w:rsidRPr="00BF5EA8">
        <w:rPr>
          <w:rFonts w:ascii="Times New Roman" w:hAnsi="Times New Roman" w:cs="Times New Roman"/>
          <w:color w:val="000000" w:themeColor="text1"/>
          <w:sz w:val="24"/>
          <w:szCs w:val="24"/>
          <w:rPrChange w:author="Dadhi, Shruti (EHS)" w:date="2025-08-27T08:26:00Z" w16du:dateUtc="2025-08-27T12:26:00Z" w:id="749">
            <w:rPr/>
          </w:rPrChange>
        </w:rPr>
        <w:t xml:space="preserve">should be iterative and scoped for incremental delivery rather than </w:t>
      </w:r>
      <w:r w:rsidRPr="00BF5EA8" w:rsidR="004D7AA9">
        <w:rPr>
          <w:rFonts w:ascii="Times New Roman" w:hAnsi="Times New Roman" w:cs="Times New Roman"/>
          <w:color w:val="000000" w:themeColor="text1"/>
          <w:sz w:val="24"/>
          <w:szCs w:val="24"/>
          <w:rPrChange w:author="Dadhi, Shruti (EHS)" w:date="2025-08-27T08:26:00Z" w16du:dateUtc="2025-08-27T12:26:00Z" w:id="750">
            <w:rPr/>
          </w:rPrChange>
        </w:rPr>
        <w:t>trying to do all before release.  Business preference in terms of order of delivery.</w:t>
      </w:r>
    </w:p>
    <w:p w:rsidRPr="00BF5EA8" w:rsidR="004D7AA9" w:rsidDel="00A36252" w:rsidRDefault="004D7AA9" w14:paraId="08A36A71" w14:textId="4BFCDFBF">
      <w:pPr>
        <w:pStyle w:val="ListParagraph"/>
        <w:numPr>
          <w:ilvl w:val="0"/>
          <w:numId w:val="18"/>
        </w:numPr>
        <w:ind w:left="1800"/>
        <w:jc w:val="both"/>
        <w:rPr>
          <w:del w:author="Dadhi, Shruti (EHS)" w:date="2025-06-25T09:11:00Z" w16du:dateUtc="2025-06-25T13:11:00Z" w:id="751"/>
          <w:rFonts w:ascii="Times New Roman" w:hAnsi="Times New Roman" w:cs="Times New Roman"/>
          <w:color w:val="000000" w:themeColor="text1"/>
          <w:sz w:val="24"/>
          <w:szCs w:val="24"/>
          <w:rPrChange w:author="Dadhi, Shruti (EHS)" w:date="2025-08-27T08:26:00Z" w16du:dateUtc="2025-08-27T12:26:00Z" w:id="752">
            <w:rPr>
              <w:del w:author="Dadhi, Shruti (EHS)" w:date="2025-06-25T09:11:00Z" w16du:dateUtc="2025-06-25T13:11:00Z" w:id="753"/>
            </w:rPr>
          </w:rPrChange>
        </w:rPr>
        <w:pPrChange w:author="Dadhi, Shruti (EHS)" w:date="2025-08-27T08:40:00Z" w16du:dateUtc="2025-08-27T12:40:00Z" w:id="754">
          <w:pPr>
            <w:pStyle w:val="ListParagraph"/>
            <w:numPr>
              <w:numId w:val="18"/>
            </w:numPr>
            <w:ind w:left="1440" w:hanging="360"/>
          </w:pPr>
        </w:pPrChange>
      </w:pPr>
      <w:del w:author="Dadhi, Shruti (EHS)" w:date="2025-06-25T09:11:00Z" w16du:dateUtc="2025-06-25T13:11:00Z" w:id="755">
        <w:r w:rsidRPr="00BF5EA8" w:rsidDel="00A36252">
          <w:rPr>
            <w:rFonts w:ascii="Times New Roman" w:hAnsi="Times New Roman" w:cs="Times New Roman"/>
            <w:color w:val="000000" w:themeColor="text1"/>
            <w:sz w:val="24"/>
            <w:szCs w:val="24"/>
            <w:rPrChange w:author="Dadhi, Shruti (EHS)" w:date="2025-08-27T08:26:00Z" w16du:dateUtc="2025-08-27T12:26:00Z" w:id="756">
              <w:rPr/>
            </w:rPrChange>
          </w:rPr>
          <w:delText>5.2 – Monthly Submission Tracker</w:delText>
        </w:r>
      </w:del>
    </w:p>
    <w:p w:rsidRPr="00BF5EA8" w:rsidR="004D7AA9" w:rsidDel="00A36252" w:rsidRDefault="004D7AA9" w14:paraId="783F0026" w14:textId="5BBDB514">
      <w:pPr>
        <w:pStyle w:val="ListParagraph"/>
        <w:numPr>
          <w:ilvl w:val="0"/>
          <w:numId w:val="18"/>
        </w:numPr>
        <w:ind w:left="1800"/>
        <w:jc w:val="both"/>
        <w:rPr>
          <w:del w:author="Dadhi, Shruti (EHS)" w:date="2025-06-25T09:11:00Z" w16du:dateUtc="2025-06-25T13:11:00Z" w:id="757"/>
          <w:rFonts w:ascii="Times New Roman" w:hAnsi="Times New Roman" w:cs="Times New Roman"/>
          <w:color w:val="000000" w:themeColor="text1"/>
          <w:sz w:val="24"/>
          <w:szCs w:val="24"/>
          <w:rPrChange w:author="Dadhi, Shruti (EHS)" w:date="2025-08-27T08:26:00Z" w16du:dateUtc="2025-08-27T12:26:00Z" w:id="758">
            <w:rPr>
              <w:del w:author="Dadhi, Shruti (EHS)" w:date="2025-06-25T09:11:00Z" w16du:dateUtc="2025-06-25T13:11:00Z" w:id="759"/>
            </w:rPr>
          </w:rPrChange>
        </w:rPr>
        <w:pPrChange w:author="Dadhi, Shruti (EHS)" w:date="2025-08-27T08:40:00Z" w16du:dateUtc="2025-08-27T12:40:00Z" w:id="760">
          <w:pPr>
            <w:pStyle w:val="ListParagraph"/>
            <w:numPr>
              <w:numId w:val="18"/>
            </w:numPr>
            <w:ind w:left="1440" w:hanging="360"/>
          </w:pPr>
        </w:pPrChange>
      </w:pPr>
      <w:del w:author="Dadhi, Shruti (EHS)" w:date="2025-06-25T09:11:00Z" w16du:dateUtc="2025-06-25T13:11:00Z" w:id="761">
        <w:r w:rsidRPr="00BF5EA8" w:rsidDel="00A36252">
          <w:rPr>
            <w:rFonts w:ascii="Times New Roman" w:hAnsi="Times New Roman" w:cs="Times New Roman"/>
            <w:color w:val="000000" w:themeColor="text1"/>
            <w:sz w:val="24"/>
            <w:szCs w:val="24"/>
            <w:rPrChange w:author="Dadhi, Shruti (EHS)" w:date="2025-08-27T08:26:00Z" w16du:dateUtc="2025-08-27T12:26:00Z" w:id="762">
              <w:rPr/>
            </w:rPrChange>
          </w:rPr>
          <w:delText>5.3 – Historical Submissionss</w:delText>
        </w:r>
      </w:del>
    </w:p>
    <w:p w:rsidRPr="00BF5EA8" w:rsidR="004D7AA9" w:rsidDel="00A36252" w:rsidRDefault="004D7AA9" w14:paraId="68CFF957" w14:textId="6D0F9ECC">
      <w:pPr>
        <w:pStyle w:val="ListParagraph"/>
        <w:numPr>
          <w:ilvl w:val="0"/>
          <w:numId w:val="18"/>
        </w:numPr>
        <w:ind w:left="1800"/>
        <w:jc w:val="both"/>
        <w:rPr>
          <w:del w:author="Dadhi, Shruti (EHS)" w:date="2025-06-25T09:11:00Z" w16du:dateUtc="2025-06-25T13:11:00Z" w:id="763"/>
          <w:rFonts w:ascii="Times New Roman" w:hAnsi="Times New Roman" w:cs="Times New Roman"/>
          <w:color w:val="000000" w:themeColor="text1"/>
          <w:sz w:val="24"/>
          <w:szCs w:val="24"/>
          <w:rPrChange w:author="Dadhi, Shruti (EHS)" w:date="2025-08-27T08:26:00Z" w16du:dateUtc="2025-08-27T12:26:00Z" w:id="764">
            <w:rPr>
              <w:del w:author="Dadhi, Shruti (EHS)" w:date="2025-06-25T09:11:00Z" w16du:dateUtc="2025-06-25T13:11:00Z" w:id="765"/>
            </w:rPr>
          </w:rPrChange>
        </w:rPr>
        <w:pPrChange w:author="Dadhi, Shruti (EHS)" w:date="2025-08-27T08:40:00Z" w16du:dateUtc="2025-08-27T12:40:00Z" w:id="766">
          <w:pPr>
            <w:pStyle w:val="ListParagraph"/>
            <w:numPr>
              <w:numId w:val="18"/>
            </w:numPr>
            <w:ind w:left="1440" w:hanging="360"/>
          </w:pPr>
        </w:pPrChange>
      </w:pPr>
      <w:del w:author="Dadhi, Shruti (EHS)" w:date="2025-06-25T09:11:00Z" w16du:dateUtc="2025-06-25T13:11:00Z" w:id="767">
        <w:r w:rsidRPr="00BF5EA8" w:rsidDel="00A36252">
          <w:rPr>
            <w:rFonts w:ascii="Times New Roman" w:hAnsi="Times New Roman" w:cs="Times New Roman"/>
            <w:color w:val="000000" w:themeColor="text1"/>
            <w:sz w:val="24"/>
            <w:szCs w:val="24"/>
            <w:rPrChange w:author="Dadhi, Shruti (EHS)" w:date="2025-08-27T08:26:00Z" w16du:dateUtc="2025-08-27T12:26:00Z" w:id="768">
              <w:rPr/>
            </w:rPrChange>
          </w:rPr>
          <w:delText>5.1 – Summary view</w:delText>
        </w:r>
      </w:del>
    </w:p>
    <w:p w:rsidRPr="00BF5EA8" w:rsidR="004D7AA9" w:rsidDel="00A36252" w:rsidRDefault="004D7AA9" w14:paraId="63ACE45F" w14:textId="7782C06E">
      <w:pPr>
        <w:pStyle w:val="ListParagraph"/>
        <w:numPr>
          <w:ilvl w:val="0"/>
          <w:numId w:val="18"/>
        </w:numPr>
        <w:ind w:left="1800"/>
        <w:jc w:val="both"/>
        <w:rPr>
          <w:del w:author="Dadhi, Shruti (EHS)" w:date="2025-06-25T09:11:00Z" w16du:dateUtc="2025-06-25T13:11:00Z" w:id="769"/>
          <w:rFonts w:ascii="Times New Roman" w:hAnsi="Times New Roman" w:cs="Times New Roman"/>
          <w:color w:val="000000" w:themeColor="text1"/>
          <w:sz w:val="24"/>
          <w:szCs w:val="24"/>
          <w:rPrChange w:author="Dadhi, Shruti (EHS)" w:date="2025-08-27T08:26:00Z" w16du:dateUtc="2025-08-27T12:26:00Z" w:id="770">
            <w:rPr>
              <w:del w:author="Dadhi, Shruti (EHS)" w:date="2025-06-25T09:11:00Z" w16du:dateUtc="2025-06-25T13:11:00Z" w:id="771"/>
            </w:rPr>
          </w:rPrChange>
        </w:rPr>
        <w:pPrChange w:author="Dadhi, Shruti (EHS)" w:date="2025-08-27T08:40:00Z" w16du:dateUtc="2025-08-27T12:40:00Z" w:id="772">
          <w:pPr>
            <w:pStyle w:val="ListParagraph"/>
            <w:numPr>
              <w:numId w:val="18"/>
            </w:numPr>
            <w:ind w:left="1440" w:hanging="360"/>
          </w:pPr>
        </w:pPrChange>
      </w:pPr>
      <w:del w:author="Dadhi, Shruti (EHS)" w:date="2025-06-25T09:11:00Z" w16du:dateUtc="2025-06-25T13:11:00Z" w:id="773">
        <w:r w:rsidRPr="00BF5EA8" w:rsidDel="00A36252">
          <w:rPr>
            <w:rFonts w:ascii="Times New Roman" w:hAnsi="Times New Roman" w:cs="Times New Roman"/>
            <w:color w:val="000000" w:themeColor="text1"/>
            <w:sz w:val="24"/>
            <w:szCs w:val="24"/>
            <w:rPrChange w:author="Dadhi, Shruti (EHS)" w:date="2025-08-27T08:26:00Z" w16du:dateUtc="2025-08-27T12:26:00Z" w:id="774">
              <w:rPr/>
            </w:rPrChange>
          </w:rPr>
          <w:delText xml:space="preserve">5.5 – </w:delText>
        </w:r>
        <w:commentRangeStart w:id="775"/>
        <w:r w:rsidRPr="00BF5EA8" w:rsidDel="00A36252">
          <w:rPr>
            <w:rFonts w:ascii="Times New Roman" w:hAnsi="Times New Roman" w:cs="Times New Roman"/>
            <w:color w:val="000000" w:themeColor="text1"/>
            <w:sz w:val="24"/>
            <w:szCs w:val="24"/>
            <w:rPrChange w:author="Dadhi, Shruti (EHS)" w:date="2025-08-27T08:26:00Z" w16du:dateUtc="2025-08-27T12:26:00Z" w:id="776">
              <w:rPr/>
            </w:rPrChange>
          </w:rPr>
          <w:delText>Histogram Dashboard</w:delText>
        </w:r>
      </w:del>
    </w:p>
    <w:p w:rsidRPr="00BF5EA8" w:rsidR="004D7AA9" w:rsidDel="00A36252" w:rsidRDefault="004D7AA9" w14:paraId="5E24918F" w14:textId="1D4A3908">
      <w:pPr>
        <w:pStyle w:val="ListParagraph"/>
        <w:numPr>
          <w:ilvl w:val="0"/>
          <w:numId w:val="18"/>
        </w:numPr>
        <w:ind w:left="1800"/>
        <w:jc w:val="both"/>
        <w:rPr>
          <w:del w:author="Dadhi, Shruti (EHS)" w:date="2025-06-25T09:11:00Z" w16du:dateUtc="2025-06-25T13:11:00Z" w:id="777"/>
          <w:rFonts w:ascii="Times New Roman" w:hAnsi="Times New Roman" w:cs="Times New Roman"/>
          <w:color w:val="000000" w:themeColor="text1"/>
          <w:sz w:val="24"/>
          <w:szCs w:val="24"/>
          <w:rPrChange w:author="Dadhi, Shruti (EHS)" w:date="2025-08-27T08:26:00Z" w16du:dateUtc="2025-08-27T12:26:00Z" w:id="778">
            <w:rPr>
              <w:del w:author="Dadhi, Shruti (EHS)" w:date="2025-06-25T09:11:00Z" w16du:dateUtc="2025-06-25T13:11:00Z" w:id="779"/>
            </w:rPr>
          </w:rPrChange>
        </w:rPr>
        <w:pPrChange w:author="Dadhi, Shruti (EHS)" w:date="2025-08-27T08:40:00Z" w16du:dateUtc="2025-08-27T12:40:00Z" w:id="780">
          <w:pPr>
            <w:pStyle w:val="ListParagraph"/>
            <w:numPr>
              <w:numId w:val="18"/>
            </w:numPr>
            <w:ind w:left="1440" w:hanging="360"/>
          </w:pPr>
        </w:pPrChange>
      </w:pPr>
      <w:del w:author="Dadhi, Shruti (EHS)" w:date="2025-06-25T09:11:00Z" w16du:dateUtc="2025-06-25T13:11:00Z" w:id="781">
        <w:r w:rsidRPr="00BF5EA8" w:rsidDel="00A36252">
          <w:rPr>
            <w:rFonts w:ascii="Times New Roman" w:hAnsi="Times New Roman" w:cs="Times New Roman"/>
            <w:color w:val="000000" w:themeColor="text1"/>
            <w:sz w:val="24"/>
            <w:szCs w:val="24"/>
            <w:rPrChange w:author="Dadhi, Shruti (EHS)" w:date="2025-08-27T08:26:00Z" w16du:dateUtc="2025-08-27T12:26:00Z" w:id="782">
              <w:rPr/>
            </w:rPrChange>
          </w:rPr>
          <w:delText>5.6 – Dashboard with Heat map</w:delText>
        </w:r>
        <w:commentRangeEnd w:id="775"/>
        <w:r w:rsidRPr="00BF5EA8" w:rsidDel="00A36252">
          <w:rPr>
            <w:rFonts w:ascii="Times New Roman" w:hAnsi="Times New Roman" w:cs="Times New Roman"/>
            <w:color w:val="000000" w:themeColor="text1"/>
            <w:sz w:val="24"/>
            <w:szCs w:val="24"/>
            <w:rPrChange w:author="Dadhi, Shruti (EHS)" w:date="2025-08-27T08:26:00Z" w16du:dateUtc="2025-08-27T12:26:00Z" w:id="783">
              <w:rPr>
                <w:rStyle w:val="CommentReference"/>
              </w:rPr>
            </w:rPrChange>
          </w:rPr>
          <w:commentReference w:id="775"/>
        </w:r>
      </w:del>
    </w:p>
    <w:p w:rsidRPr="00BF5EA8" w:rsidR="004D7AA9" w:rsidDel="00A36252" w:rsidRDefault="004D7AA9" w14:paraId="4985FD09" w14:textId="542BB34E">
      <w:pPr>
        <w:pStyle w:val="ListParagraph"/>
        <w:numPr>
          <w:ilvl w:val="0"/>
          <w:numId w:val="18"/>
        </w:numPr>
        <w:ind w:left="1800"/>
        <w:jc w:val="both"/>
        <w:rPr>
          <w:del w:author="Dadhi, Shruti (EHS)" w:date="2025-06-25T09:11:00Z" w16du:dateUtc="2025-06-25T13:11:00Z" w:id="784"/>
          <w:rFonts w:ascii="Times New Roman" w:hAnsi="Times New Roman" w:cs="Times New Roman"/>
          <w:color w:val="000000" w:themeColor="text1"/>
          <w:sz w:val="24"/>
          <w:szCs w:val="24"/>
          <w:rPrChange w:author="Dadhi, Shruti (EHS)" w:date="2025-08-27T08:26:00Z" w16du:dateUtc="2025-08-27T12:26:00Z" w:id="785">
            <w:rPr>
              <w:del w:author="Dadhi, Shruti (EHS)" w:date="2025-06-25T09:11:00Z" w16du:dateUtc="2025-06-25T13:11:00Z" w:id="786"/>
            </w:rPr>
          </w:rPrChange>
        </w:rPr>
        <w:pPrChange w:author="Dadhi, Shruti (EHS)" w:date="2025-08-27T08:40:00Z" w16du:dateUtc="2025-08-27T12:40:00Z" w:id="787">
          <w:pPr>
            <w:pStyle w:val="ListParagraph"/>
            <w:numPr>
              <w:numId w:val="18"/>
            </w:numPr>
            <w:ind w:left="1440" w:hanging="360"/>
          </w:pPr>
        </w:pPrChange>
      </w:pPr>
      <w:del w:author="Dadhi, Shruti (EHS)" w:date="2025-06-25T09:11:00Z" w16du:dateUtc="2025-06-25T13:11:00Z" w:id="788">
        <w:r w:rsidRPr="00BF5EA8" w:rsidDel="00A36252">
          <w:rPr>
            <w:rFonts w:ascii="Times New Roman" w:hAnsi="Times New Roman" w:cs="Times New Roman"/>
            <w:color w:val="000000" w:themeColor="text1"/>
            <w:sz w:val="24"/>
            <w:szCs w:val="24"/>
            <w:rPrChange w:author="Dadhi, Shruti (EHS)" w:date="2025-08-27T08:26:00Z" w16du:dateUtc="2025-08-27T12:26:00Z" w:id="789">
              <w:rPr/>
            </w:rPrChange>
          </w:rPr>
          <w:delText>5.4 – Timliness Dashboard with 2 peices</w:delText>
        </w:r>
      </w:del>
    </w:p>
    <w:p w:rsidRPr="00BF5EA8" w:rsidR="004D7AA9" w:rsidDel="00A36252" w:rsidRDefault="004D7AA9" w14:paraId="42046F05" w14:textId="1AA4C2BB">
      <w:pPr>
        <w:pStyle w:val="ListParagraph"/>
        <w:numPr>
          <w:ilvl w:val="0"/>
          <w:numId w:val="18"/>
        </w:numPr>
        <w:ind w:left="1800"/>
        <w:jc w:val="both"/>
        <w:rPr>
          <w:del w:author="Dadhi, Shruti (EHS)" w:date="2025-06-25T09:11:00Z" w16du:dateUtc="2025-06-25T13:11:00Z" w:id="790"/>
          <w:rFonts w:ascii="Times New Roman" w:hAnsi="Times New Roman" w:cs="Times New Roman"/>
          <w:color w:val="000000" w:themeColor="text1"/>
          <w:sz w:val="24"/>
          <w:szCs w:val="24"/>
          <w:rPrChange w:author="Dadhi, Shruti (EHS)" w:date="2025-08-27T08:26:00Z" w16du:dateUtc="2025-08-27T12:26:00Z" w:id="791">
            <w:rPr>
              <w:del w:author="Dadhi, Shruti (EHS)" w:date="2025-06-25T09:11:00Z" w16du:dateUtc="2025-06-25T13:11:00Z" w:id="792"/>
            </w:rPr>
          </w:rPrChange>
        </w:rPr>
        <w:pPrChange w:author="Dadhi, Shruti (EHS)" w:date="2025-08-27T08:40:00Z" w16du:dateUtc="2025-08-27T12:40:00Z" w:id="793">
          <w:pPr>
            <w:pStyle w:val="ListParagraph"/>
            <w:numPr>
              <w:numId w:val="18"/>
            </w:numPr>
            <w:ind w:left="1440" w:hanging="360"/>
          </w:pPr>
        </w:pPrChange>
      </w:pPr>
      <w:del w:author="Dadhi, Shruti (EHS)" w:date="2025-06-25T09:11:00Z" w16du:dateUtc="2025-06-25T13:11:00Z" w:id="794">
        <w:r w:rsidRPr="00BF5EA8" w:rsidDel="00A36252">
          <w:rPr>
            <w:rFonts w:ascii="Times New Roman" w:hAnsi="Times New Roman" w:cs="Times New Roman"/>
            <w:color w:val="000000" w:themeColor="text1"/>
            <w:sz w:val="24"/>
            <w:szCs w:val="24"/>
            <w:rPrChange w:author="Dadhi, Shruti (EHS)" w:date="2025-08-27T08:26:00Z" w16du:dateUtc="2025-08-27T12:26:00Z" w:id="795">
              <w:rPr/>
            </w:rPrChange>
          </w:rPr>
          <w:delText>5.7 – Lag Triange</w:delText>
        </w:r>
      </w:del>
    </w:p>
    <w:p w:rsidRPr="00BF5EA8" w:rsidR="00FE17E3" w:rsidDel="00E872B5" w:rsidRDefault="00FE17E3" w14:paraId="126C9EEE" w14:textId="77777777">
      <w:pPr>
        <w:pStyle w:val="ListParagraph"/>
        <w:ind w:left="2520"/>
        <w:jc w:val="both"/>
        <w:rPr>
          <w:del w:author="Dadhi, Shruti (EHS)" w:date="2025-06-25T09:12:00Z" w16du:dateUtc="2025-06-25T13:12:00Z" w:id="796"/>
          <w:rFonts w:ascii="Times New Roman" w:hAnsi="Times New Roman" w:cs="Times New Roman"/>
          <w:color w:val="000000" w:themeColor="text1"/>
          <w:sz w:val="24"/>
          <w:szCs w:val="24"/>
          <w:rPrChange w:author="Dadhi, Shruti (EHS)" w:date="2025-08-27T08:26:00Z" w16du:dateUtc="2025-08-27T12:26:00Z" w:id="797">
            <w:rPr>
              <w:del w:author="Dadhi, Shruti (EHS)" w:date="2025-06-25T09:12:00Z" w16du:dateUtc="2025-06-25T13:12:00Z" w:id="798"/>
            </w:rPr>
          </w:rPrChange>
        </w:rPr>
        <w:pPrChange w:author="Dadhi, Shruti (EHS)" w:date="2025-08-27T08:40:00Z" w16du:dateUtc="2025-08-27T12:40:00Z" w:id="799">
          <w:pPr>
            <w:pStyle w:val="ListParagraph"/>
            <w:ind w:left="2160"/>
            <w:jc w:val="both"/>
          </w:pPr>
        </w:pPrChange>
      </w:pPr>
    </w:p>
    <w:p w:rsidRPr="00BF5EA8" w:rsidR="00512292" w:rsidRDefault="00512292" w14:paraId="69AABFDD" w14:textId="052F73D2">
      <w:pPr>
        <w:ind w:left="360"/>
        <w:jc w:val="both"/>
        <w:rPr>
          <w:ins w:author="Dadhi, Shruti (EHS)" w:date="2025-06-25T09:07:00Z" w16du:dateUtc="2025-06-25T13:07:00Z" w:id="800"/>
          <w:rFonts w:ascii="Times New Roman" w:hAnsi="Times New Roman" w:cs="Times New Roman"/>
          <w:color w:val="000000" w:themeColor="text1"/>
          <w:sz w:val="24"/>
          <w:szCs w:val="24"/>
          <w:rPrChange w:author="Dadhi, Shruti (EHS)" w:date="2025-08-27T08:26:00Z" w16du:dateUtc="2025-08-27T12:26:00Z" w:id="801">
            <w:rPr>
              <w:ins w:author="Dadhi, Shruti (EHS)" w:date="2025-06-25T09:07:00Z" w16du:dateUtc="2025-06-25T13:07:00Z" w:id="802"/>
            </w:rPr>
          </w:rPrChange>
        </w:rPr>
        <w:pPrChange w:author="Dadhi, Shruti (EHS)" w:date="2025-08-27T08:40:00Z" w16du:dateUtc="2025-08-27T12:40:00Z" w:id="803">
          <w:pPr/>
        </w:pPrChange>
      </w:pPr>
      <w:ins w:author="Dadhi, Shruti (EHS)" w:date="2025-06-25T09:07:00Z" w16du:dateUtc="2025-06-25T13:07:00Z" w:id="804">
        <w:r w:rsidRPr="00BF5EA8">
          <w:rPr>
            <w:rFonts w:ascii="Times New Roman" w:hAnsi="Times New Roman" w:cs="Times New Roman"/>
            <w:color w:val="000000" w:themeColor="text1"/>
            <w:sz w:val="24"/>
            <w:szCs w:val="24"/>
            <w:rPrChange w:author="Dadhi, Shruti (EHS)" w:date="2025-08-27T08:26:00Z" w16du:dateUtc="2025-08-27T12:26:00Z" w:id="805">
              <w:rPr/>
            </w:rPrChange>
          </w:rPr>
          <w:t>The 5 dashboards are:</w:t>
        </w:r>
      </w:ins>
    </w:p>
    <w:p w:rsidRPr="00355DE7" w:rsidR="009441FA" w:rsidP="009441FA" w:rsidRDefault="009441FA" w14:paraId="36BB4D0F" w14:textId="77777777">
      <w:pPr>
        <w:pStyle w:val="ListParagraph"/>
        <w:numPr>
          <w:ilvl w:val="0"/>
          <w:numId w:val="20"/>
        </w:numPr>
        <w:ind w:left="1080"/>
        <w:jc w:val="both"/>
        <w:rPr>
          <w:ins w:author="Dadhi, Shruti (EHS)" w:date="2025-08-28T14:35:00Z" w16du:dateUtc="2025-08-28T18:35:00Z" w:id="806"/>
          <w:rFonts w:ascii="Times New Roman" w:hAnsi="Times New Roman" w:cs="Times New Roman"/>
          <w:color w:val="000000" w:themeColor="text1"/>
          <w:sz w:val="24"/>
          <w:szCs w:val="24"/>
        </w:rPr>
      </w:pPr>
      <w:ins w:author="Dadhi, Shruti (EHS)" w:date="2025-08-28T14:35:00Z" w16du:dateUtc="2025-08-28T18:35:00Z" w:id="807">
        <w:r w:rsidRPr="00355DE7">
          <w:rPr>
            <w:rFonts w:ascii="Times New Roman" w:hAnsi="Times New Roman" w:cs="Times New Roman"/>
            <w:color w:val="000000" w:themeColor="text1"/>
            <w:sz w:val="24"/>
            <w:szCs w:val="24"/>
          </w:rPr>
          <w:t>Encounter Submissions KPIs</w:t>
        </w:r>
      </w:ins>
    </w:p>
    <w:p w:rsidRPr="00355DE7" w:rsidR="009441FA" w:rsidP="009441FA" w:rsidRDefault="009441FA" w14:paraId="41976FCD" w14:textId="77777777">
      <w:pPr>
        <w:pStyle w:val="ListParagraph"/>
        <w:numPr>
          <w:ilvl w:val="0"/>
          <w:numId w:val="20"/>
        </w:numPr>
        <w:ind w:left="1080"/>
        <w:jc w:val="both"/>
        <w:rPr>
          <w:ins w:author="Dadhi, Shruti (EHS)" w:date="2025-08-28T14:35:00Z" w16du:dateUtc="2025-08-28T18:35:00Z" w:id="808"/>
          <w:rFonts w:ascii="Times New Roman" w:hAnsi="Times New Roman" w:cs="Times New Roman"/>
          <w:color w:val="000000" w:themeColor="text1"/>
          <w:sz w:val="24"/>
          <w:szCs w:val="24"/>
        </w:rPr>
      </w:pPr>
      <w:ins w:author="Dadhi, Shruti (EHS)" w:date="2025-08-28T14:35:00Z" w16du:dateUtc="2025-08-28T18:35:00Z" w:id="809">
        <w:r w:rsidRPr="00355DE7">
          <w:rPr>
            <w:rFonts w:ascii="Times New Roman" w:hAnsi="Times New Roman" w:cs="Times New Roman"/>
            <w:color w:val="000000" w:themeColor="text1"/>
            <w:sz w:val="24"/>
            <w:szCs w:val="24"/>
          </w:rPr>
          <w:t>Submissions Heatmap</w:t>
        </w:r>
      </w:ins>
    </w:p>
    <w:p w:rsidRPr="00355DE7" w:rsidR="009441FA" w:rsidP="009441FA" w:rsidRDefault="009441FA" w14:paraId="00477B5E" w14:textId="77777777">
      <w:pPr>
        <w:pStyle w:val="ListParagraph"/>
        <w:numPr>
          <w:ilvl w:val="0"/>
          <w:numId w:val="20"/>
        </w:numPr>
        <w:ind w:left="1080"/>
        <w:jc w:val="both"/>
        <w:rPr>
          <w:ins w:author="Dadhi, Shruti (EHS)" w:date="2025-08-28T14:36:00Z" w16du:dateUtc="2025-08-28T18:36:00Z" w:id="810"/>
          <w:rFonts w:ascii="Times New Roman" w:hAnsi="Times New Roman" w:cs="Times New Roman"/>
          <w:color w:val="000000" w:themeColor="text1"/>
          <w:sz w:val="24"/>
          <w:szCs w:val="24"/>
        </w:rPr>
      </w:pPr>
      <w:ins w:author="Dadhi, Shruti (EHS)" w:date="2025-08-28T14:36:00Z" w16du:dateUtc="2025-08-28T18:36:00Z" w:id="811">
        <w:r w:rsidRPr="00355DE7">
          <w:rPr>
            <w:rFonts w:ascii="Times New Roman" w:hAnsi="Times New Roman" w:cs="Times New Roman"/>
            <w:color w:val="000000" w:themeColor="text1"/>
            <w:sz w:val="24"/>
            <w:szCs w:val="24"/>
          </w:rPr>
          <w:t>Submissions lag Triangle</w:t>
        </w:r>
      </w:ins>
    </w:p>
    <w:p w:rsidRPr="009441FA" w:rsidR="009441FA" w:rsidP="009441FA" w:rsidRDefault="009441FA" w14:paraId="1EFFD493" w14:textId="282D2F08">
      <w:pPr>
        <w:pStyle w:val="ListParagraph"/>
        <w:numPr>
          <w:ilvl w:val="0"/>
          <w:numId w:val="20"/>
        </w:numPr>
        <w:ind w:left="1080"/>
        <w:jc w:val="both"/>
        <w:rPr>
          <w:ins w:author="Dadhi, Shruti (EHS)" w:date="2025-08-28T14:35:00Z" w16du:dateUtc="2025-08-28T18:35:00Z" w:id="812"/>
          <w:rFonts w:ascii="Times New Roman" w:hAnsi="Times New Roman" w:cs="Times New Roman"/>
          <w:color w:val="000000" w:themeColor="text1"/>
          <w:sz w:val="24"/>
          <w:szCs w:val="24"/>
          <w:rPrChange w:author="Dadhi, Shruti (EHS)" w:date="2025-08-28T14:36:00Z" w16du:dateUtc="2025-08-28T18:36:00Z" w:id="813">
            <w:rPr>
              <w:ins w:author="Dadhi, Shruti (EHS)" w:date="2025-08-28T14:35:00Z" w16du:dateUtc="2025-08-28T18:35:00Z" w:id="814"/>
            </w:rPr>
          </w:rPrChange>
        </w:rPr>
      </w:pPr>
      <w:ins w:author="Dadhi, Shruti (EHS)" w:date="2025-08-28T14:36:00Z" w16du:dateUtc="2025-08-28T18:36:00Z" w:id="815">
        <w:r w:rsidRPr="00355DE7">
          <w:rPr>
            <w:rFonts w:ascii="Times New Roman" w:hAnsi="Times New Roman" w:cs="Times New Roman"/>
            <w:color w:val="000000" w:themeColor="text1"/>
            <w:sz w:val="24"/>
            <w:szCs w:val="24"/>
          </w:rPr>
          <w:t>Monthly Submissions Source</w:t>
        </w:r>
      </w:ins>
    </w:p>
    <w:p w:rsidRPr="00BF5EA8" w:rsidR="00512292" w:rsidRDefault="00512292" w14:paraId="568F7772" w14:textId="3CF5064F">
      <w:pPr>
        <w:pStyle w:val="ListParagraph"/>
        <w:numPr>
          <w:ilvl w:val="0"/>
          <w:numId w:val="20"/>
        </w:numPr>
        <w:ind w:left="1080"/>
        <w:jc w:val="both"/>
        <w:rPr>
          <w:ins w:author="Dadhi, Shruti (EHS)" w:date="2025-06-25T09:07:00Z" w16du:dateUtc="2025-06-25T13:07:00Z" w:id="816"/>
          <w:rFonts w:ascii="Times New Roman" w:hAnsi="Times New Roman" w:cs="Times New Roman"/>
          <w:color w:val="000000" w:themeColor="text1"/>
          <w:sz w:val="24"/>
          <w:szCs w:val="24"/>
          <w:rPrChange w:author="Dadhi, Shruti (EHS)" w:date="2025-08-27T08:26:00Z" w16du:dateUtc="2025-08-27T12:26:00Z" w:id="817">
            <w:rPr>
              <w:ins w:author="Dadhi, Shruti (EHS)" w:date="2025-06-25T09:07:00Z" w16du:dateUtc="2025-06-25T13:07:00Z" w:id="818"/>
            </w:rPr>
          </w:rPrChange>
        </w:rPr>
        <w:pPrChange w:author="Dadhi, Shruti (EHS)" w:date="2025-08-27T08:40:00Z" w16du:dateUtc="2025-08-27T12:40:00Z" w:id="819">
          <w:pPr/>
        </w:pPrChange>
      </w:pPr>
      <w:ins w:author="Dadhi, Shruti (EHS)" w:date="2025-06-25T09:07:00Z" w16du:dateUtc="2025-06-25T13:07:00Z" w:id="820">
        <w:r w:rsidRPr="00BF5EA8">
          <w:rPr>
            <w:rFonts w:ascii="Times New Roman" w:hAnsi="Times New Roman" w:cs="Times New Roman"/>
            <w:color w:val="000000" w:themeColor="text1"/>
            <w:sz w:val="24"/>
            <w:szCs w:val="24"/>
            <w:rPrChange w:author="Dadhi, Shruti (EHS)" w:date="2025-08-27T08:26:00Z" w16du:dateUtc="2025-08-27T12:26:00Z" w:id="821">
              <w:rPr/>
            </w:rPrChange>
          </w:rPr>
          <w:t>Submissions Files</w:t>
        </w:r>
      </w:ins>
      <w:ins w:author="Dadhi, Shruti (EHS)" w:date="2025-08-28T14:29:00Z" w16du:dateUtc="2025-08-28T18:29:00Z" w:id="822">
        <w:r w:rsidR="0088453F">
          <w:rPr>
            <w:rFonts w:ascii="Times New Roman" w:hAnsi="Times New Roman" w:cs="Times New Roman"/>
            <w:color w:val="000000" w:themeColor="text1"/>
            <w:sz w:val="24"/>
            <w:szCs w:val="24"/>
          </w:rPr>
          <w:t xml:space="preserve"> </w:t>
        </w:r>
      </w:ins>
    </w:p>
    <w:p w:rsidR="000B2132" w:rsidP="000B2132" w:rsidRDefault="000B2132" w14:paraId="5A4831FC" w14:textId="77777777">
      <w:pPr>
        <w:ind w:left="360"/>
        <w:jc w:val="both"/>
      </w:pPr>
    </w:p>
    <w:p w:rsidR="000B2132" w:rsidP="000B2132" w:rsidRDefault="000B2132" w14:paraId="39FE5016" w14:textId="77777777">
      <w:pPr>
        <w:ind w:left="360"/>
        <w:jc w:val="both"/>
      </w:pPr>
    </w:p>
    <w:p w:rsidR="00F24826" w:rsidRDefault="00C65675" w14:paraId="0B99D2E9" w14:textId="5FA4EEF7">
      <w:pPr>
        <w:pStyle w:val="Heading1"/>
        <w:numPr>
          <w:ilvl w:val="0"/>
          <w:numId w:val="22"/>
        </w:numPr>
        <w:ind w:left="360"/>
        <w:rPr>
          <w:ins w:author="Dadhi, Shruti (EHS)" w:date="2025-06-25T09:05:00Z" w16du:dateUtc="2025-06-25T13:05:00Z" w:id="823"/>
        </w:rPr>
        <w:pPrChange w:author="Dadhi, Shruti (EHS)" w:date="2025-08-28T14:31:00Z" w16du:dateUtc="2025-08-28T18:31:00Z" w:id="824">
          <w:pPr>
            <w:pStyle w:val="Heading1"/>
            <w:numPr>
              <w:numId w:val="6"/>
            </w:numPr>
            <w:ind w:left="360" w:hanging="360"/>
          </w:pPr>
        </w:pPrChange>
      </w:pPr>
      <w:bookmarkStart w:name="_Toc207284780" w:id="825"/>
      <w:ins w:author="Dadhi, Shruti (EHS)" w:date="2025-06-25T09:04:00Z" w16du:dateUtc="2025-06-25T13:04:00Z" w:id="826">
        <w:r>
          <w:t>Technical Specification</w:t>
        </w:r>
      </w:ins>
      <w:bookmarkEnd w:id="825"/>
    </w:p>
    <w:p w:rsidRPr="00133AB0" w:rsidR="00133AB0" w:rsidRDefault="00153F10" w14:paraId="0F195A0A" w14:textId="54151250">
      <w:pPr>
        <w:pPrChange w:author="Dadhi, Shruti (EHS)" w:date="2025-06-25T09:05:00Z" w16du:dateUtc="2025-06-25T13:05:00Z" w:id="827">
          <w:pPr>
            <w:pStyle w:val="Heading2"/>
            <w:spacing w:after="120"/>
          </w:pPr>
        </w:pPrChange>
      </w:pPr>
      <w:del w:author="Dadhi, Shruti (EHS)" w:date="2025-08-27T08:26:00Z" w16du:dateUtc="2025-08-27T12:26:00Z" w:id="828">
        <w:r w:rsidDel="00A1250A">
          <w:fldChar w:fldCharType="begin"/>
        </w:r>
        <w:r w:rsidDel="00A1250A">
          <w:fldChar w:fldCharType="separate"/>
        </w:r>
        <w:r w:rsidDel="00A1250A">
          <w:fldChar w:fldCharType="end"/>
        </w:r>
      </w:del>
      <w:bookmarkStart w:name="_MON_1817788540" w:id="829"/>
      <w:bookmarkEnd w:id="829"/>
      <w:ins w:author="Dadhi, Shruti (EHS)" w:date="2025-08-27T08:28:00Z" w16du:dateUtc="2025-08-27T12:28:00Z" w:id="830">
        <w:r w:rsidR="00544C28">
          <w:object w:dxaOrig="1508" w:dyaOrig="984" w14:anchorId="476C61E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25" style="width:75pt;height:48.75pt" o:ole="" type="#_x0000_t75">
              <v:imagedata o:title="" r:id="rId24"/>
            </v:shape>
            <o:OLEObject Type="Embed" ProgID="Word.Document.12" ShapeID="_x0000_i1025" DrawAspect="Icon" ObjectID="_1819535864" r:id="rId25">
              <o:FieldCodes>\s</o:FieldCodes>
            </o:OLEObject>
          </w:object>
        </w:r>
      </w:ins>
    </w:p>
    <w:p w:rsidR="005E501F" w:rsidRDefault="005E501F" w14:paraId="34C7FCD1" w14:textId="6EAE74A1">
      <w:pPr>
        <w:pStyle w:val="Heading1"/>
        <w:numPr>
          <w:ilvl w:val="0"/>
          <w:numId w:val="22"/>
        </w:numPr>
        <w:ind w:left="360"/>
        <w:pPrChange w:author="Dadhi, Shruti (EHS)" w:date="2025-08-28T14:31:00Z" w16du:dateUtc="2025-08-28T18:31:00Z" w:id="831">
          <w:pPr>
            <w:pStyle w:val="Heading1"/>
            <w:numPr>
              <w:numId w:val="6"/>
            </w:numPr>
            <w:ind w:left="360" w:hanging="360"/>
          </w:pPr>
        </w:pPrChange>
      </w:pPr>
      <w:bookmarkStart w:name="_Toc207284781" w:id="832"/>
      <w:r>
        <w:t>Data Security and Access</w:t>
      </w:r>
      <w:bookmarkEnd w:id="832"/>
    </w:p>
    <w:p w:rsidR="004473D3" w:rsidRDefault="00241E21" w14:paraId="6762C85D" w14:textId="77777777">
      <w:pPr>
        <w:ind w:firstLine="360"/>
        <w:rPr>
          <w:ins w:author="Dadhi, Shruti (EHS)" w:date="2025-08-28T14:37:00Z" w16du:dateUtc="2025-08-28T18:37:00Z" w:id="833"/>
          <w:rFonts w:ascii="Times New Roman" w:hAnsi="Times New Roman" w:cs="Times New Roman"/>
          <w:color w:val="000000" w:themeColor="text1"/>
          <w:sz w:val="24"/>
          <w:szCs w:val="24"/>
        </w:rPr>
      </w:pPr>
      <w:ins w:author="Dadhi, Shruti (EHS)" w:date="2025-08-28T14:36:00Z" w16du:dateUtc="2025-08-28T18:36:00Z" w:id="834">
        <w:r>
          <w:rPr>
            <w:rFonts w:ascii="Times New Roman" w:hAnsi="Times New Roman" w:cs="Times New Roman"/>
            <w:color w:val="000000" w:themeColor="text1"/>
            <w:sz w:val="24"/>
            <w:szCs w:val="24"/>
          </w:rPr>
          <w:t>This is an aggregate dash</w:t>
        </w:r>
      </w:ins>
      <w:ins w:author="Dadhi, Shruti (EHS)" w:date="2025-08-28T14:37:00Z" w16du:dateUtc="2025-08-28T18:37:00Z" w:id="835">
        <w:r>
          <w:rPr>
            <w:rFonts w:ascii="Times New Roman" w:hAnsi="Times New Roman" w:cs="Times New Roman"/>
            <w:color w:val="000000" w:themeColor="text1"/>
            <w:sz w:val="24"/>
            <w:szCs w:val="24"/>
          </w:rPr>
          <w:t xml:space="preserve">board </w:t>
        </w:r>
        <w:r w:rsidR="004473D3">
          <w:rPr>
            <w:rFonts w:ascii="Times New Roman" w:hAnsi="Times New Roman" w:cs="Times New Roman"/>
            <w:color w:val="000000" w:themeColor="text1"/>
            <w:sz w:val="24"/>
            <w:szCs w:val="24"/>
          </w:rPr>
          <w:t xml:space="preserve">intended to be used throughout EHS. </w:t>
        </w:r>
      </w:ins>
    </w:p>
    <w:p w:rsidRPr="005257B3" w:rsidR="00FB79CE" w:rsidRDefault="00B613C2" w14:paraId="40F692B5" w14:textId="719974EB">
      <w:pPr>
        <w:ind w:firstLine="360"/>
        <w:rPr>
          <w:rFonts w:ascii="Times New Roman" w:hAnsi="Times New Roman" w:cs="Times New Roman"/>
          <w:color w:val="000000" w:themeColor="text1"/>
          <w:sz w:val="24"/>
          <w:szCs w:val="24"/>
          <w:rPrChange w:author="Dadhi, Shruti (EHS)" w:date="2025-08-27T08:29:00Z" w16du:dateUtc="2025-08-27T12:29:00Z" w:id="836">
            <w:rPr/>
          </w:rPrChange>
        </w:rPr>
        <w:pPrChange w:author="Dadhi, Shruti (EHS)" w:date="2025-08-27T08:41:00Z" w16du:dateUtc="2025-08-27T12:41:00Z" w:id="837">
          <w:pPr>
            <w:spacing w:after="160" w:line="259" w:lineRule="auto"/>
          </w:pPr>
        </w:pPrChange>
      </w:pPr>
      <w:r w:rsidRPr="005257B3">
        <w:rPr>
          <w:rFonts w:ascii="Times New Roman" w:hAnsi="Times New Roman" w:cs="Times New Roman"/>
          <w:color w:val="000000" w:themeColor="text1"/>
          <w:sz w:val="24"/>
          <w:szCs w:val="24"/>
          <w:rPrChange w:author="Dadhi, Shruti (EHS)" w:date="2025-08-27T08:29:00Z" w16du:dateUtc="2025-08-27T12:29:00Z" w:id="838">
            <w:rPr/>
          </w:rPrChange>
        </w:rPr>
        <w:t xml:space="preserve">Tableau </w:t>
      </w:r>
      <w:r w:rsidRPr="005257B3" w:rsidR="0036473A">
        <w:rPr>
          <w:rFonts w:ascii="Times New Roman" w:hAnsi="Times New Roman" w:cs="Times New Roman"/>
          <w:color w:val="000000" w:themeColor="text1"/>
          <w:sz w:val="24"/>
          <w:szCs w:val="24"/>
          <w:rPrChange w:author="Dadhi, Shruti (EHS)" w:date="2025-08-27T08:29:00Z" w16du:dateUtc="2025-08-27T12:29:00Z" w:id="839">
            <w:rPr/>
          </w:rPrChange>
        </w:rPr>
        <w:t>dashboard access visibility</w:t>
      </w:r>
      <w:ins w:author="Dadhi, Shruti (EHS)" w:date="2025-08-28T14:37:00Z" w16du:dateUtc="2025-08-28T18:37:00Z" w:id="840">
        <w:r w:rsidR="004473D3">
          <w:rPr>
            <w:rFonts w:ascii="Times New Roman" w:hAnsi="Times New Roman" w:cs="Times New Roman"/>
            <w:color w:val="000000" w:themeColor="text1"/>
            <w:sz w:val="24"/>
            <w:szCs w:val="24"/>
          </w:rPr>
          <w:t xml:space="preserve"> </w:t>
        </w:r>
      </w:ins>
      <w:del w:author="Dadhi, Shruti (EHS)" w:date="2025-08-28T14:37:00Z" w16du:dateUtc="2025-08-28T18:37:00Z" w:id="841">
        <w:r w:rsidRPr="005257B3" w:rsidDel="004473D3" w:rsidR="0036473A">
          <w:rPr>
            <w:rFonts w:ascii="Times New Roman" w:hAnsi="Times New Roman" w:cs="Times New Roman"/>
            <w:color w:val="000000" w:themeColor="text1"/>
            <w:sz w:val="24"/>
            <w:szCs w:val="24"/>
            <w:rPrChange w:author="Dadhi, Shruti (EHS)" w:date="2025-08-27T08:29:00Z" w16du:dateUtc="2025-08-27T12:29:00Z" w:id="842">
              <w:rPr/>
            </w:rPrChange>
          </w:rPr>
          <w:delText xml:space="preserve">—it </w:delText>
        </w:r>
      </w:del>
      <w:r w:rsidRPr="005257B3" w:rsidR="00DE32B2">
        <w:rPr>
          <w:rFonts w:ascii="Times New Roman" w:hAnsi="Times New Roman" w:cs="Times New Roman"/>
          <w:color w:val="000000" w:themeColor="text1"/>
          <w:sz w:val="24"/>
          <w:szCs w:val="24"/>
          <w:rPrChange w:author="Dadhi, Shruti (EHS)" w:date="2025-08-27T08:29:00Z" w16du:dateUtc="2025-08-27T12:29:00Z" w:id="843">
            <w:rPr/>
          </w:rPrChange>
        </w:rPr>
        <w:t>needs</w:t>
      </w:r>
      <w:r w:rsidRPr="005257B3" w:rsidR="0036473A">
        <w:rPr>
          <w:rFonts w:ascii="Times New Roman" w:hAnsi="Times New Roman" w:cs="Times New Roman"/>
          <w:color w:val="000000" w:themeColor="text1"/>
          <w:sz w:val="24"/>
          <w:szCs w:val="24"/>
          <w:rPrChange w:author="Dadhi, Shruti (EHS)" w:date="2025-08-27T08:29:00Z" w16du:dateUtc="2025-08-27T12:29:00Z" w:id="844">
            <w:rPr/>
          </w:rPrChange>
        </w:rPr>
        <w:t xml:space="preserve"> to approved </w:t>
      </w:r>
      <w:ins w:author="Dadhi, Shruti (EHS)" w:date="2025-08-28T14:37:00Z" w16du:dateUtc="2025-08-28T18:37:00Z" w:id="845">
        <w:r w:rsidR="004473D3">
          <w:rPr>
            <w:rFonts w:ascii="Times New Roman" w:hAnsi="Times New Roman" w:cs="Times New Roman"/>
            <w:color w:val="000000" w:themeColor="text1"/>
            <w:sz w:val="24"/>
            <w:szCs w:val="24"/>
          </w:rPr>
          <w:t xml:space="preserve">by MHA </w:t>
        </w:r>
      </w:ins>
      <w:ins w:author="Dadhi, Shruti (EHS)" w:date="2025-08-28T14:38:00Z" w16du:dateUtc="2025-08-28T18:38:00Z" w:id="846">
        <w:r w:rsidR="004473D3">
          <w:rPr>
            <w:rFonts w:ascii="Times New Roman" w:hAnsi="Times New Roman" w:cs="Times New Roman"/>
            <w:color w:val="000000" w:themeColor="text1"/>
            <w:sz w:val="24"/>
            <w:szCs w:val="24"/>
          </w:rPr>
          <w:t xml:space="preserve">or DI </w:t>
        </w:r>
        <w:r w:rsidR="00725581">
          <w:rPr>
            <w:rFonts w:ascii="Times New Roman" w:hAnsi="Times New Roman" w:cs="Times New Roman"/>
            <w:color w:val="000000" w:themeColor="text1"/>
            <w:sz w:val="24"/>
            <w:szCs w:val="24"/>
          </w:rPr>
          <w:t>with access granted by EDME BI</w:t>
        </w:r>
      </w:ins>
      <w:del w:author="Dadhi, Shruti (EHS)" w:date="2025-08-28T14:38:00Z" w16du:dateUtc="2025-08-28T18:38:00Z" w:id="847">
        <w:r w:rsidRPr="005257B3" w:rsidDel="00725581" w:rsidR="00DE32B2">
          <w:rPr>
            <w:rFonts w:ascii="Times New Roman" w:hAnsi="Times New Roman" w:cs="Times New Roman"/>
            <w:color w:val="000000" w:themeColor="text1"/>
            <w:sz w:val="24"/>
            <w:szCs w:val="24"/>
            <w:rPrChange w:author="Dadhi, Shruti (EHS)" w:date="2025-08-27T08:29:00Z" w16du:dateUtc="2025-08-27T12:29:00Z" w:id="848">
              <w:rPr/>
            </w:rPrChange>
          </w:rPr>
          <w:delText xml:space="preserve">prior publishing </w:delText>
        </w:r>
        <w:r w:rsidRPr="005257B3" w:rsidDel="00725581" w:rsidR="00D447FF">
          <w:rPr>
            <w:rFonts w:ascii="Times New Roman" w:hAnsi="Times New Roman" w:cs="Times New Roman"/>
            <w:color w:val="000000" w:themeColor="text1"/>
            <w:sz w:val="24"/>
            <w:szCs w:val="24"/>
            <w:rPrChange w:author="Dadhi, Shruti (EHS)" w:date="2025-08-27T08:29:00Z" w16du:dateUtc="2025-08-27T12:29:00Z" w:id="849">
              <w:rPr/>
            </w:rPrChange>
          </w:rPr>
          <w:delText>to production</w:delText>
        </w:r>
      </w:del>
      <w:r w:rsidRPr="005257B3" w:rsidR="00D447FF">
        <w:rPr>
          <w:rFonts w:ascii="Times New Roman" w:hAnsi="Times New Roman" w:cs="Times New Roman"/>
          <w:color w:val="000000" w:themeColor="text1"/>
          <w:sz w:val="24"/>
          <w:szCs w:val="24"/>
          <w:rPrChange w:author="Dadhi, Shruti (EHS)" w:date="2025-08-27T08:29:00Z" w16du:dateUtc="2025-08-27T12:29:00Z" w:id="850">
            <w:rPr/>
          </w:rPrChange>
        </w:rPr>
        <w:t>.</w:t>
      </w:r>
    </w:p>
    <w:p w:rsidR="00FB79CE" w:rsidRDefault="00FB79CE" w14:paraId="40F692B6" w14:textId="2A8933D0">
      <w:pPr>
        <w:spacing w:after="160" w:line="259" w:lineRule="auto"/>
        <w:ind w:left="1440" w:firstLine="720"/>
      </w:pPr>
    </w:p>
    <w:p w:rsidR="00FB79CE" w:rsidRDefault="00F20C1F" w14:paraId="40F692B7" w14:textId="77777777">
      <w:pPr>
        <w:pStyle w:val="Heading1"/>
        <w:numPr>
          <w:ilvl w:val="0"/>
          <w:numId w:val="22"/>
        </w:numPr>
        <w:ind w:left="360"/>
        <w:pPrChange w:author="Dadhi, Shruti (EHS)" w:date="2025-08-28T14:31:00Z" w16du:dateUtc="2025-08-28T18:31:00Z" w:id="851">
          <w:pPr>
            <w:pStyle w:val="Heading1"/>
            <w:numPr>
              <w:numId w:val="6"/>
            </w:numPr>
            <w:ind w:left="360" w:hanging="360"/>
          </w:pPr>
        </w:pPrChange>
      </w:pPr>
      <w:bookmarkStart w:name="_Toc207284782" w:id="852"/>
      <w:r>
        <w:t>Accuracy Metrics</w:t>
      </w:r>
      <w:bookmarkEnd w:id="852"/>
    </w:p>
    <w:p w:rsidRPr="005257B3" w:rsidR="00FB79CE" w:rsidRDefault="00F20C1F" w14:paraId="40F692B8" w14:textId="4682C5FC">
      <w:pPr>
        <w:ind w:firstLine="360"/>
        <w:rPr>
          <w:rFonts w:ascii="Times New Roman" w:hAnsi="Times New Roman" w:cs="Times New Roman"/>
          <w:color w:val="000000" w:themeColor="text1"/>
          <w:sz w:val="24"/>
          <w:szCs w:val="24"/>
          <w:rPrChange w:author="Dadhi, Shruti (EHS)" w:date="2025-08-27T08:29:00Z" w16du:dateUtc="2025-08-27T12:29:00Z" w:id="853">
            <w:rPr/>
          </w:rPrChange>
        </w:rPr>
        <w:pPrChange w:author="Dadhi, Shruti (EHS)" w:date="2025-08-27T08:41:00Z" w16du:dateUtc="2025-08-27T12:41:00Z" w:id="854">
          <w:pPr/>
        </w:pPrChange>
      </w:pPr>
      <w:r w:rsidRPr="005257B3">
        <w:rPr>
          <w:rFonts w:ascii="Times New Roman" w:hAnsi="Times New Roman" w:cs="Times New Roman"/>
          <w:color w:val="000000" w:themeColor="text1"/>
          <w:sz w:val="24"/>
          <w:szCs w:val="24"/>
          <w:rPrChange w:author="Dadhi, Shruti (EHS)" w:date="2025-08-27T08:29:00Z" w16du:dateUtc="2025-08-27T12:29:00Z" w:id="855">
            <w:rPr/>
          </w:rPrChange>
        </w:rPr>
        <w:t xml:space="preserve">We </w:t>
      </w:r>
      <w:r w:rsidRPr="005257B3" w:rsidR="00D01832">
        <w:rPr>
          <w:rFonts w:ascii="Times New Roman" w:hAnsi="Times New Roman" w:cs="Times New Roman"/>
          <w:color w:val="000000" w:themeColor="text1"/>
          <w:sz w:val="24"/>
          <w:szCs w:val="24"/>
          <w:rPrChange w:author="Dadhi, Shruti (EHS)" w:date="2025-08-27T08:29:00Z" w16du:dateUtc="2025-08-27T12:29:00Z" w:id="856">
            <w:rPr/>
          </w:rPrChange>
        </w:rPr>
        <w:t xml:space="preserve">may </w:t>
      </w:r>
      <w:r w:rsidRPr="005257B3">
        <w:rPr>
          <w:rFonts w:ascii="Times New Roman" w:hAnsi="Times New Roman" w:cs="Times New Roman"/>
          <w:color w:val="000000" w:themeColor="text1"/>
          <w:sz w:val="24"/>
          <w:szCs w:val="24"/>
          <w:rPrChange w:author="Dadhi, Shruti (EHS)" w:date="2025-08-27T08:29:00Z" w16du:dateUtc="2025-08-27T12:29:00Z" w:id="857">
            <w:rPr/>
          </w:rPrChange>
        </w:rPr>
        <w:t>plan to add additional accuracy metrics over time</w:t>
      </w:r>
      <w:ins w:author="Dadhi, Shruti (EHS)" w:date="2025-08-28T14:39:00Z" w16du:dateUtc="2025-08-28T18:39:00Z" w:id="858">
        <w:r w:rsidR="005F3E08">
          <w:rPr>
            <w:rFonts w:ascii="Times New Roman" w:hAnsi="Times New Roman" w:cs="Times New Roman"/>
            <w:color w:val="000000" w:themeColor="text1"/>
            <w:sz w:val="24"/>
            <w:szCs w:val="24"/>
          </w:rPr>
          <w:t xml:space="preserve"> based on business feedback.</w:t>
        </w:r>
      </w:ins>
    </w:p>
    <w:p w:rsidR="0058075E" w:rsidP="0058075E" w:rsidRDefault="0058075E" w14:paraId="40F692C1" w14:textId="77777777">
      <w:r>
        <w:tab/>
      </w:r>
    </w:p>
    <w:p w:rsidR="004C5AE7" w:rsidP="004C5AE7" w:rsidRDefault="004C5AE7" w14:paraId="3BC32258" w14:textId="0951A9E3"/>
    <w:p w:rsidR="005257B3" w:rsidRDefault="00FA5C53" w14:paraId="5F8C6CA0" w14:textId="77777777">
      <w:pPr>
        <w:pStyle w:val="Heading1"/>
        <w:numPr>
          <w:ilvl w:val="0"/>
          <w:numId w:val="22"/>
        </w:numPr>
        <w:ind w:left="360"/>
        <w:rPr>
          <w:ins w:author="Dadhi, Shruti (EHS)" w:date="2025-08-27T08:28:00Z" w16du:dateUtc="2025-08-27T12:28:00Z" w:id="859"/>
        </w:rPr>
        <w:pPrChange w:author="Dadhi, Shruti (EHS)" w:date="2025-08-28T14:31:00Z" w16du:dateUtc="2025-08-28T18:31:00Z" w:id="860">
          <w:pPr>
            <w:pStyle w:val="Heading1"/>
            <w:numPr>
              <w:numId w:val="6"/>
            </w:numPr>
            <w:ind w:left="360" w:hanging="360"/>
          </w:pPr>
        </w:pPrChange>
      </w:pPr>
      <w:bookmarkStart w:name="_Toc207284783" w:id="861"/>
      <w:ins w:author="Dadhi, Shruti (EHS)" w:date="2025-08-21T15:48:00Z" w16du:dateUtc="2025-08-21T19:48:00Z" w:id="862">
        <w:r>
          <w:t>User access</w:t>
        </w:r>
      </w:ins>
      <w:bookmarkEnd w:id="861"/>
    </w:p>
    <w:p w:rsidR="008B5519" w:rsidRDefault="00FA5C53" w14:paraId="373798A8" w14:textId="638CF406">
      <w:pPr>
        <w:ind w:firstLine="360"/>
        <w:rPr>
          <w:ins w:author="Dadhi, Shruti (EHS)" w:date="2025-08-28T14:41:00Z" w16du:dateUtc="2025-08-28T18:41:00Z" w:id="863"/>
          <w:rFonts w:ascii="Times New Roman" w:hAnsi="Times New Roman" w:cs="Times New Roman"/>
          <w:color w:val="000000" w:themeColor="text1"/>
          <w:sz w:val="24"/>
          <w:szCs w:val="24"/>
        </w:rPr>
      </w:pPr>
      <w:ins w:author="Dadhi, Shruti (EHS)" w:date="2025-08-21T15:48:00Z" w16du:dateUtc="2025-08-21T19:48:00Z" w:id="864">
        <w:r>
          <w:t xml:space="preserve"> </w:t>
        </w:r>
      </w:ins>
      <w:ins w:author="Dadhi, Shruti (EHS)" w:date="2025-08-27T08:29:00Z" w16du:dateUtc="2025-08-27T12:29:00Z" w:id="865">
        <w:r w:rsidRPr="002B271E" w:rsidR="002B271E">
          <w:rPr>
            <w:rFonts w:ascii="Times New Roman" w:hAnsi="Times New Roman" w:cs="Times New Roman"/>
            <w:color w:val="000000" w:themeColor="text1"/>
            <w:sz w:val="24"/>
            <w:szCs w:val="24"/>
            <w:rPrChange w:author="Dadhi, Shruti (EHS)" w:date="2025-08-27T08:29:00Z" w16du:dateUtc="2025-08-27T12:29:00Z" w:id="866">
              <w:rPr/>
            </w:rPrChange>
          </w:rPr>
          <w:t xml:space="preserve">User access </w:t>
        </w:r>
      </w:ins>
      <w:ins w:author="Dadhi, Shruti (EHS)" w:date="2025-08-21T15:49:00Z" w16du:dateUtc="2025-08-21T19:49:00Z" w:id="867">
        <w:r w:rsidRPr="002B271E">
          <w:rPr>
            <w:rFonts w:ascii="Times New Roman" w:hAnsi="Times New Roman" w:cs="Times New Roman"/>
            <w:color w:val="000000" w:themeColor="text1"/>
            <w:sz w:val="24"/>
            <w:szCs w:val="24"/>
            <w:rPrChange w:author="Dadhi, Shruti (EHS)" w:date="2025-08-27T08:29:00Z" w16du:dateUtc="2025-08-27T12:29:00Z" w:id="868">
              <w:rPr/>
            </w:rPrChange>
          </w:rPr>
          <w:t>w</w:t>
        </w:r>
        <w:r w:rsidRPr="002B271E" w:rsidR="00A83B19">
          <w:rPr>
            <w:rFonts w:ascii="Times New Roman" w:hAnsi="Times New Roman" w:cs="Times New Roman"/>
            <w:color w:val="000000" w:themeColor="text1"/>
            <w:sz w:val="24"/>
            <w:szCs w:val="24"/>
            <w:rPrChange w:author="Dadhi, Shruti (EHS)" w:date="2025-08-27T08:29:00Z" w16du:dateUtc="2025-08-27T12:29:00Z" w:id="869">
              <w:rPr/>
            </w:rPrChange>
          </w:rPr>
          <w:t xml:space="preserve">ill be </w:t>
        </w:r>
      </w:ins>
      <w:ins w:author="Dadhi, Shruti (EHS)" w:date="2025-08-27T08:29:00Z" w16du:dateUtc="2025-08-27T12:29:00Z" w:id="870">
        <w:r w:rsidRPr="002B271E" w:rsidR="002B271E">
          <w:rPr>
            <w:rFonts w:ascii="Times New Roman" w:hAnsi="Times New Roman" w:cs="Times New Roman"/>
            <w:color w:val="000000" w:themeColor="text1"/>
            <w:sz w:val="24"/>
            <w:szCs w:val="24"/>
          </w:rPr>
          <w:t>facilitated</w:t>
        </w:r>
      </w:ins>
      <w:ins w:author="Dadhi, Shruti (EHS)" w:date="2025-08-21T15:49:00Z" w16du:dateUtc="2025-08-21T19:49:00Z" w:id="871">
        <w:r w:rsidRPr="002B271E">
          <w:rPr>
            <w:rFonts w:ascii="Times New Roman" w:hAnsi="Times New Roman" w:cs="Times New Roman"/>
            <w:color w:val="000000" w:themeColor="text1"/>
            <w:sz w:val="24"/>
            <w:szCs w:val="24"/>
            <w:rPrChange w:author="Dadhi, Shruti (EHS)" w:date="2025-08-27T08:29:00Z" w16du:dateUtc="2025-08-27T12:29:00Z" w:id="872">
              <w:rPr/>
            </w:rPrChange>
          </w:rPr>
          <w:t xml:space="preserve"> by BI team.</w:t>
        </w:r>
      </w:ins>
    </w:p>
    <w:p w:rsidRPr="0018540B" w:rsidR="0018540B" w:rsidP="0018540B" w:rsidRDefault="0018540B" w14:paraId="7690A440" w14:textId="77777777">
      <w:pPr>
        <w:pStyle w:val="ListParagraph"/>
        <w:numPr>
          <w:ilvl w:val="0"/>
          <w:numId w:val="21"/>
        </w:numPr>
        <w:rPr>
          <w:ins w:author="Dadhi, Shruti (EHS)" w:date="2025-08-28T14:41:00Z" w16du:dateUtc="2025-08-28T18:41:00Z" w:id="873"/>
          <w:rPrChange w:author="Dadhi, Shruti (EHS)" w:date="2025-08-28T14:41:00Z" w16du:dateUtc="2025-08-28T18:41:00Z" w:id="874">
            <w:rPr>
              <w:ins w:author="Dadhi, Shruti (EHS)" w:date="2025-08-28T14:41:00Z" w16du:dateUtc="2025-08-28T18:41:00Z" w:id="875"/>
              <w:rFonts w:ascii="Times New Roman" w:hAnsi="Times New Roman" w:cs="Times New Roman"/>
              <w:color w:val="000000" w:themeColor="text1"/>
              <w:sz w:val="24"/>
              <w:szCs w:val="24"/>
            </w:rPr>
          </w:rPrChange>
        </w:rPr>
      </w:pPr>
      <w:ins w:author="Dadhi, Shruti (EHS)" w:date="2025-08-28T14:41:00Z" w16du:dateUtc="2025-08-28T18:41:00Z" w:id="876">
        <w:r w:rsidRPr="00F30F16">
          <w:rPr>
            <w:rFonts w:ascii="Times New Roman" w:hAnsi="Times New Roman" w:cs="Times New Roman"/>
            <w:color w:val="000000" w:themeColor="text1"/>
            <w:sz w:val="24"/>
            <w:szCs w:val="24"/>
          </w:rPr>
          <w:t>DQ Team</w:t>
        </w:r>
      </w:ins>
    </w:p>
    <w:p w:rsidRPr="0018540B" w:rsidR="0018540B" w:rsidP="0018540B" w:rsidRDefault="0018540B" w14:paraId="5C497BD9" w14:textId="1EE37A86">
      <w:pPr>
        <w:pStyle w:val="ListParagraph"/>
        <w:numPr>
          <w:ilvl w:val="0"/>
          <w:numId w:val="21"/>
        </w:numPr>
        <w:rPr>
          <w:ins w:author="Dadhi, Shruti (EHS)" w:date="2025-08-28T14:41:00Z" w16du:dateUtc="2025-08-28T18:41:00Z" w:id="877"/>
          <w:rPrChange w:author="Dadhi, Shruti (EHS)" w:date="2025-08-28T14:41:00Z" w16du:dateUtc="2025-08-28T18:41:00Z" w:id="878">
            <w:rPr>
              <w:ins w:author="Dadhi, Shruti (EHS)" w:date="2025-08-28T14:41:00Z" w16du:dateUtc="2025-08-28T18:41:00Z" w:id="879"/>
              <w:rFonts w:ascii="Times New Roman" w:hAnsi="Times New Roman" w:cs="Times New Roman"/>
              <w:color w:val="000000" w:themeColor="text1"/>
              <w:sz w:val="24"/>
              <w:szCs w:val="24"/>
            </w:rPr>
          </w:rPrChange>
        </w:rPr>
      </w:pPr>
      <w:ins w:author="Dadhi, Shruti (EHS)" w:date="2025-08-28T14:41:00Z" w16du:dateUtc="2025-08-28T18:41:00Z" w:id="880">
        <w:r>
          <w:rPr>
            <w:rFonts w:ascii="Times New Roman" w:hAnsi="Times New Roman" w:cs="Times New Roman"/>
            <w:color w:val="000000" w:themeColor="text1"/>
            <w:sz w:val="24"/>
            <w:szCs w:val="24"/>
          </w:rPr>
          <w:t>MHA Team</w:t>
        </w:r>
      </w:ins>
    </w:p>
    <w:p w:rsidR="0018540B" w:rsidP="0018540B" w:rsidRDefault="0018540B" w14:paraId="232C28BE" w14:textId="3B9A7707">
      <w:pPr>
        <w:pStyle w:val="ListParagraph"/>
        <w:numPr>
          <w:ilvl w:val="0"/>
          <w:numId w:val="21"/>
        </w:numPr>
        <w:rPr>
          <w:ins w:author="Dadhi, Shruti (EHS)" w:date="2025-08-28T14:41:00Z" w16du:dateUtc="2025-08-28T18:41:00Z" w:id="881"/>
        </w:rPr>
      </w:pPr>
      <w:ins w:author="Dadhi, Shruti (EHS)" w:date="2025-08-28T14:41:00Z" w16du:dateUtc="2025-08-28T18:41:00Z" w:id="882">
        <w:r>
          <w:rPr>
            <w:rFonts w:ascii="Times New Roman" w:hAnsi="Times New Roman" w:cs="Times New Roman"/>
            <w:color w:val="000000" w:themeColor="text1"/>
            <w:sz w:val="24"/>
            <w:szCs w:val="24"/>
          </w:rPr>
          <w:t>DI Team</w:t>
        </w:r>
      </w:ins>
    </w:p>
    <w:p w:rsidR="0018540B" w:rsidRDefault="0018540B" w14:paraId="3617ED27" w14:textId="77777777">
      <w:pPr>
        <w:ind w:firstLine="360"/>
        <w:rPr>
          <w:ins w:author="Dadhi, Shruti (EHS)" w:date="2025-08-28T14:20:00Z" w16du:dateUtc="2025-08-28T18:20:00Z" w:id="883"/>
          <w:rFonts w:ascii="Times New Roman" w:hAnsi="Times New Roman" w:cs="Times New Roman"/>
          <w:color w:val="000000" w:themeColor="text1"/>
          <w:sz w:val="24"/>
          <w:szCs w:val="24"/>
        </w:rPr>
      </w:pPr>
    </w:p>
    <w:p w:rsidRPr="00F30F16" w:rsidR="000909A1" w:rsidDel="00F30F16" w:rsidRDefault="000909A1" w14:paraId="562EF012" w14:textId="611B7C8C">
      <w:pPr>
        <w:pStyle w:val="ListParagraph"/>
        <w:numPr>
          <w:ilvl w:val="0"/>
          <w:numId w:val="21"/>
        </w:numPr>
        <w:rPr>
          <w:del w:author="Dadhi, Shruti (EHS)" w:date="2025-08-28T14:40:00Z" w16du:dateUtc="2025-08-28T18:40:00Z" w:id="884"/>
          <w:rFonts w:ascii="Times New Roman" w:hAnsi="Times New Roman" w:cs="Times New Roman"/>
          <w:color w:val="000000" w:themeColor="text1"/>
          <w:sz w:val="24"/>
          <w:szCs w:val="24"/>
          <w:rPrChange w:author="Dadhi, Shruti (EHS)" w:date="2025-08-28T14:40:00Z" w16du:dateUtc="2025-08-28T18:40:00Z" w:id="885">
            <w:rPr>
              <w:del w:author="Dadhi, Shruti (EHS)" w:date="2025-08-28T14:40:00Z" w16du:dateUtc="2025-08-28T18:40:00Z" w:id="886"/>
            </w:rPr>
          </w:rPrChange>
        </w:rPr>
        <w:pPrChange w:author="Dadhi, Shruti (EHS)" w:date="2025-08-28T14:40:00Z" w16du:dateUtc="2025-08-28T18:40:00Z" w:id="887">
          <w:pPr/>
        </w:pPrChange>
      </w:pPr>
    </w:p>
    <w:p w:rsidRPr="004F0733" w:rsidR="00F30F16" w:rsidRDefault="00F30F16" w14:paraId="1A7BAF91" w14:textId="77777777">
      <w:pPr>
        <w:ind w:left="1440"/>
        <w:rPr>
          <w:ins w:author="Dadhi, Shruti (EHS)" w:date="2025-08-28T14:20:00Z" w:id="888"/>
        </w:rPr>
        <w:pPrChange w:author="Dadhi, Shruti (EHS)" w:date="2025-08-28T14:40:00Z" w16du:dateUtc="2025-08-28T18:40:00Z" w:id="889">
          <w:pPr>
            <w:numPr>
              <w:ilvl w:val="1"/>
              <w:numId w:val="21"/>
            </w:numPr>
            <w:tabs>
              <w:tab w:val="num" w:pos="1440"/>
            </w:tabs>
            <w:ind w:left="1440" w:hanging="360"/>
          </w:pPr>
        </w:pPrChange>
      </w:pPr>
    </w:p>
    <w:p w:rsidR="008B5519" w:rsidP="004C5AE7" w:rsidRDefault="008B5519" w14:paraId="67488AA5" w14:textId="77777777"/>
    <w:p w:rsidR="008B5519" w:rsidP="004C5AE7" w:rsidRDefault="008B5519" w14:paraId="240643D1" w14:textId="77777777"/>
    <w:p w:rsidR="008B5519" w:rsidP="004C5AE7" w:rsidRDefault="008B5519" w14:paraId="5A0E71D5" w14:textId="77777777"/>
    <w:p w:rsidR="008B5519" w:rsidP="004C5AE7" w:rsidRDefault="008B5519" w14:paraId="2478AC01" w14:textId="77777777"/>
    <w:p w:rsidR="008B5519" w:rsidRDefault="005C050A" w14:paraId="53DD059E" w14:textId="23D110C9">
      <w:pPr>
        <w:pStyle w:val="Heading1"/>
        <w:numPr>
          <w:ilvl w:val="0"/>
          <w:numId w:val="22"/>
        </w:numPr>
        <w:ind w:left="360"/>
        <w:pPrChange w:author="Dadhi, Shruti (EHS)" w:date="2025-08-28T14:31:00Z" w16du:dateUtc="2025-08-28T18:31:00Z" w:id="890">
          <w:pPr/>
        </w:pPrChange>
      </w:pPr>
      <w:bookmarkStart w:name="_Toc207284784" w:id="891"/>
      <w:ins w:author="Dadhi, Shruti (EHS)" w:date="2025-08-27T10:11:00Z" w16du:dateUtc="2025-08-27T14:11:00Z" w:id="892">
        <w:r>
          <w:t xml:space="preserve">Data </w:t>
        </w:r>
        <w:commentRangeStart w:id="893"/>
        <w:r>
          <w:t>Governance</w:t>
        </w:r>
      </w:ins>
      <w:ins w:author="Dadhi, Shruti (EHS)" w:date="2025-08-28T14:19:00Z" w16du:dateUtc="2025-08-28T18:19:00Z" w:id="894">
        <w:commentRangeEnd w:id="893"/>
        <w:r w:rsidR="00DA676D">
          <w:rPr>
            <w:rStyle w:val="CommentReference"/>
            <w:rFonts w:ascii="Calibri" w:hAnsi="Calibri" w:eastAsia="Calibri" w:cs="Calibri"/>
            <w:b w:val="0"/>
            <w:bCs w:val="0"/>
            <w:color w:val="auto"/>
          </w:rPr>
          <w:commentReference w:id="893"/>
        </w:r>
      </w:ins>
      <w:bookmarkEnd w:id="891"/>
    </w:p>
    <w:p w:rsidR="008B5519" w:rsidP="004C5AE7" w:rsidRDefault="008B5519" w14:paraId="6A066A19" w14:textId="77777777"/>
    <w:p w:rsidR="008B5519" w:rsidP="004C5AE7" w:rsidRDefault="008B5519" w14:paraId="2CCA8BA9" w14:textId="77777777"/>
    <w:p w:rsidR="008B5519" w:rsidP="004C5AE7" w:rsidRDefault="008B5519" w14:paraId="2095F36C" w14:textId="77777777"/>
    <w:p w:rsidR="008B5519" w:rsidP="004C5AE7" w:rsidRDefault="008B5519" w14:paraId="6F14B3AF" w14:textId="77777777"/>
    <w:p w:rsidR="008B5519" w:rsidDel="00667A20" w:rsidP="004C5AE7" w:rsidRDefault="008B5519" w14:paraId="2DF7C339" w14:textId="77777777">
      <w:pPr>
        <w:rPr>
          <w:del w:author="Dadhi, Shruti (EHS)" w:date="2025-08-28T14:18:00Z" w16du:dateUtc="2025-08-28T18:18:00Z" w:id="895"/>
        </w:rPr>
      </w:pPr>
    </w:p>
    <w:p w:rsidR="008B5519" w:rsidDel="00667A20" w:rsidP="004C5AE7" w:rsidRDefault="008B5519" w14:paraId="4CBF2F0D" w14:textId="77777777">
      <w:pPr>
        <w:rPr>
          <w:del w:author="Dadhi, Shruti (EHS)" w:date="2025-08-28T14:18:00Z" w16du:dateUtc="2025-08-28T18:18:00Z" w:id="896"/>
        </w:rPr>
      </w:pPr>
    </w:p>
    <w:p w:rsidR="008B5519" w:rsidDel="00667A20" w:rsidP="004C5AE7" w:rsidRDefault="008B5519" w14:paraId="2BE2F45D" w14:textId="77777777">
      <w:pPr>
        <w:rPr>
          <w:del w:author="Dadhi, Shruti (EHS)" w:date="2025-08-28T14:18:00Z" w16du:dateUtc="2025-08-28T18:18:00Z" w:id="897"/>
        </w:rPr>
      </w:pPr>
    </w:p>
    <w:p w:rsidR="008B5519" w:rsidP="004C5AE7" w:rsidRDefault="008B5519" w14:paraId="7FBA5B37" w14:textId="77777777"/>
    <w:p w:rsidR="008B5519" w:rsidP="004C5AE7" w:rsidRDefault="008B5519" w14:paraId="2E5E2E4A" w14:textId="77777777"/>
    <w:p w:rsidR="004C5AE7" w:rsidRDefault="004C5AE7" w14:paraId="232DFC3F" w14:textId="77777777">
      <w:pPr>
        <w:pStyle w:val="Heading1"/>
        <w:numPr>
          <w:ilvl w:val="0"/>
          <w:numId w:val="23"/>
        </w:numPr>
        <w:pPrChange w:author="Dadhi, Shruti (EHS)" w:date="2025-08-28T14:34:00Z" w16du:dateUtc="2025-08-28T18:34:00Z" w:id="898">
          <w:pPr>
            <w:pStyle w:val="Heading1"/>
            <w:numPr>
              <w:numId w:val="10"/>
            </w:numPr>
            <w:ind w:left="360" w:hanging="360"/>
          </w:pPr>
        </w:pPrChange>
      </w:pPr>
      <w:bookmarkStart w:name="_Toc207284785" w:id="899"/>
      <w:r>
        <w:t>Stakeholders</w:t>
      </w:r>
      <w:bookmarkEnd w:id="899"/>
    </w:p>
    <w:tbl>
      <w:tblPr>
        <w:tblStyle w:val="a0"/>
        <w:tblW w:w="9811"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3019"/>
        <w:gridCol w:w="4537"/>
        <w:gridCol w:w="2255"/>
      </w:tblGrid>
      <w:tr w:rsidR="004C5AE7" w:rsidTr="003A2E2D" w14:paraId="24457372" w14:textId="77777777">
        <w:trPr>
          <w:cnfStyle w:val="100000000000" w:firstRow="1" w:lastRow="0" w:firstColumn="0" w:lastColumn="0" w:oddVBand="0" w:evenVBand="0" w:oddHBand="0"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3019" w:type="dxa"/>
          </w:tcPr>
          <w:p w:rsidR="004C5AE7" w:rsidP="003A2E2D" w:rsidRDefault="004C5AE7" w14:paraId="3632C15F" w14:textId="77777777">
            <w:r>
              <w:t>Name</w:t>
            </w:r>
          </w:p>
        </w:tc>
        <w:tc>
          <w:tcPr>
            <w:tcW w:w="4537" w:type="dxa"/>
          </w:tcPr>
          <w:p w:rsidR="004C5AE7" w:rsidP="003A2E2D" w:rsidRDefault="004C5AE7" w14:paraId="54313419" w14:textId="77777777">
            <w:pPr>
              <w:cnfStyle w:val="100000000000" w:firstRow="1" w:lastRow="0" w:firstColumn="0" w:lastColumn="0" w:oddVBand="0" w:evenVBand="0" w:oddHBand="0" w:evenHBand="0" w:firstRowFirstColumn="0" w:firstRowLastColumn="0" w:lastRowFirstColumn="0" w:lastRowLastColumn="0"/>
            </w:pPr>
            <w:r>
              <w:t>Role/Team</w:t>
            </w:r>
          </w:p>
        </w:tc>
        <w:tc>
          <w:tcPr>
            <w:tcW w:w="2255" w:type="dxa"/>
          </w:tcPr>
          <w:p w:rsidR="004C5AE7" w:rsidP="003A2E2D" w:rsidRDefault="003A5A94" w14:paraId="7EA89412" w14:textId="0CA67A24">
            <w:pPr>
              <w:cnfStyle w:val="100000000000" w:firstRow="1" w:lastRow="0" w:firstColumn="0" w:lastColumn="0" w:oddVBand="0" w:evenVBand="0" w:oddHBand="0" w:evenHBand="0" w:firstRowFirstColumn="0" w:firstRowLastColumn="0" w:lastRowFirstColumn="0" w:lastRowLastColumn="0"/>
            </w:pPr>
            <w:r>
              <w:t>Approver</w:t>
            </w:r>
          </w:p>
        </w:tc>
      </w:tr>
      <w:tr w:rsidR="004C5AE7" w:rsidTr="003A2E2D" w14:paraId="1637FDDC" w14:textId="77777777">
        <w:trPr>
          <w:cnfStyle w:val="000000100000" w:firstRow="0" w:lastRow="0" w:firstColumn="0" w:lastColumn="0" w:oddVBand="0" w:evenVBand="0" w:oddHBand="1" w:evenHBand="0" w:firstRowFirstColumn="0" w:firstRowLastColumn="0" w:lastRowFirstColumn="0" w:lastRowLastColumn="0"/>
          <w:trHeight w:val="265"/>
        </w:trPr>
        <w:tc>
          <w:tcPr>
            <w:cnfStyle w:val="001000000000" w:firstRow="0" w:lastRow="0" w:firstColumn="1" w:lastColumn="0" w:oddVBand="0" w:evenVBand="0" w:oddHBand="0" w:evenHBand="0" w:firstRowFirstColumn="0" w:firstRowLastColumn="0" w:lastRowFirstColumn="0" w:lastRowLastColumn="0"/>
            <w:tcW w:w="3019" w:type="dxa"/>
            <w:vAlign w:val="center"/>
          </w:tcPr>
          <w:p w:rsidRPr="0080680F" w:rsidR="004C5AE7" w:rsidP="003A2E2D" w:rsidRDefault="004C5AE7" w14:paraId="176AAE77" w14:textId="5AA24F06">
            <w:pPr>
              <w:rPr>
                <w:b w:val="0"/>
                <w:bCs/>
                <w:color w:val="000000"/>
              </w:rPr>
            </w:pPr>
            <w:r w:rsidRPr="0080680F">
              <w:rPr>
                <w:b w:val="0"/>
                <w:bCs/>
                <w:color w:val="000000"/>
              </w:rPr>
              <w:t>Jo</w:t>
            </w:r>
            <w:r w:rsidR="00D16612">
              <w:rPr>
                <w:b w:val="0"/>
                <w:bCs/>
                <w:color w:val="000000"/>
              </w:rPr>
              <w:t>h</w:t>
            </w:r>
            <w:r w:rsidRPr="0080680F">
              <w:rPr>
                <w:b w:val="0"/>
                <w:bCs/>
                <w:color w:val="000000"/>
              </w:rPr>
              <w:t>n Boney</w:t>
            </w:r>
          </w:p>
        </w:tc>
        <w:tc>
          <w:tcPr>
            <w:tcW w:w="4537" w:type="dxa"/>
            <w:vAlign w:val="center"/>
          </w:tcPr>
          <w:p w:rsidR="004C5AE7" w:rsidP="003A2E2D" w:rsidRDefault="004C5AE7" w14:paraId="72B3BABB" w14:textId="77777777">
            <w:pPr>
              <w:cnfStyle w:val="000000100000" w:firstRow="0" w:lastRow="0" w:firstColumn="0" w:lastColumn="0" w:oddVBand="0" w:evenVBand="0" w:oddHBand="1" w:evenHBand="0" w:firstRowFirstColumn="0" w:firstRowLastColumn="0" w:lastRowFirstColumn="0" w:lastRowLastColumn="0"/>
              <w:rPr>
                <w:color w:val="000000"/>
              </w:rPr>
            </w:pPr>
            <w:r>
              <w:rPr>
                <w:color w:val="000000"/>
              </w:rPr>
              <w:t>Director</w:t>
            </w:r>
            <w:r w:rsidRPr="00887E3E">
              <w:rPr>
                <w:color w:val="000000"/>
              </w:rPr>
              <w:t xml:space="preserve"> </w:t>
            </w:r>
            <w:r>
              <w:rPr>
                <w:color w:val="000000"/>
              </w:rPr>
              <w:t>MassHealth Analytics</w:t>
            </w:r>
          </w:p>
        </w:tc>
        <w:tc>
          <w:tcPr>
            <w:tcW w:w="2255" w:type="dxa"/>
          </w:tcPr>
          <w:p w:rsidR="004C5AE7" w:rsidP="003A2E2D" w:rsidRDefault="004C5AE7" w14:paraId="740F9E47" w14:textId="77777777">
            <w:pPr>
              <w:cnfStyle w:val="000000100000" w:firstRow="0" w:lastRow="0" w:firstColumn="0" w:lastColumn="0" w:oddVBand="0" w:evenVBand="0" w:oddHBand="1" w:evenHBand="0" w:firstRowFirstColumn="0" w:firstRowLastColumn="0" w:lastRowFirstColumn="0" w:lastRowLastColumn="0"/>
            </w:pPr>
          </w:p>
        </w:tc>
      </w:tr>
      <w:tr w:rsidR="004C5AE7" w:rsidTr="003A2E2D" w14:paraId="48FE174F" w14:textId="77777777">
        <w:trPr>
          <w:trHeight w:val="60"/>
        </w:trPr>
        <w:tc>
          <w:tcPr>
            <w:cnfStyle w:val="001000000000" w:firstRow="0" w:lastRow="0" w:firstColumn="1" w:lastColumn="0" w:oddVBand="0" w:evenVBand="0" w:oddHBand="0" w:evenHBand="0" w:firstRowFirstColumn="0" w:firstRowLastColumn="0" w:lastRowFirstColumn="0" w:lastRowLastColumn="0"/>
            <w:tcW w:w="3019" w:type="dxa"/>
            <w:vAlign w:val="center"/>
          </w:tcPr>
          <w:p w:rsidRPr="002C2D1E" w:rsidR="004C5AE7" w:rsidP="003A2E2D" w:rsidRDefault="002C2D1E" w14:paraId="7D12A255" w14:textId="3CC911E2">
            <w:pPr>
              <w:rPr>
                <w:b w:val="0"/>
                <w:bCs/>
                <w:color w:val="000000"/>
              </w:rPr>
            </w:pPr>
            <w:r w:rsidRPr="002C2D1E">
              <w:rPr>
                <w:b w:val="0"/>
                <w:bCs/>
                <w:color w:val="000000"/>
              </w:rPr>
              <w:t>Alexander Belanger</w:t>
            </w:r>
          </w:p>
        </w:tc>
        <w:tc>
          <w:tcPr>
            <w:tcW w:w="4537" w:type="dxa"/>
            <w:vAlign w:val="center"/>
          </w:tcPr>
          <w:p w:rsidR="004C5AE7" w:rsidP="003A2E2D" w:rsidRDefault="00AD7D25" w14:paraId="4EEA86AC" w14:textId="30FAEB4C">
            <w:pPr>
              <w:cnfStyle w:val="000000000000" w:firstRow="0" w:lastRow="0" w:firstColumn="0" w:lastColumn="0" w:oddVBand="0" w:evenVBand="0" w:oddHBand="0" w:evenHBand="0" w:firstRowFirstColumn="0" w:firstRowLastColumn="0" w:lastRowFirstColumn="0" w:lastRowLastColumn="0"/>
              <w:rPr>
                <w:color w:val="000000"/>
              </w:rPr>
            </w:pPr>
            <w:r>
              <w:rPr>
                <w:color w:val="000000"/>
              </w:rPr>
              <w:t>Program manager, Data Integrity</w:t>
            </w:r>
          </w:p>
        </w:tc>
        <w:tc>
          <w:tcPr>
            <w:tcW w:w="2255" w:type="dxa"/>
          </w:tcPr>
          <w:p w:rsidR="004C5AE7" w:rsidP="003A2E2D" w:rsidRDefault="004C5AE7" w14:paraId="163D4EA0" w14:textId="77777777">
            <w:pPr>
              <w:cnfStyle w:val="000000000000" w:firstRow="0" w:lastRow="0" w:firstColumn="0" w:lastColumn="0" w:oddVBand="0" w:evenVBand="0" w:oddHBand="0" w:evenHBand="0" w:firstRowFirstColumn="0" w:firstRowLastColumn="0" w:lastRowFirstColumn="0" w:lastRowLastColumn="0"/>
              <w:rPr>
                <w:b/>
              </w:rPr>
            </w:pPr>
          </w:p>
        </w:tc>
      </w:tr>
      <w:tr w:rsidR="004C5AE7" w:rsidTr="003A2E2D" w14:paraId="6AA57778" w14:textId="77777777">
        <w:trPr>
          <w:cnfStyle w:val="000000100000" w:firstRow="0" w:lastRow="0" w:firstColumn="0" w:lastColumn="0" w:oddVBand="0" w:evenVBand="0" w:oddHBand="1" w:evenHBand="0" w:firstRowFirstColumn="0" w:firstRowLastColumn="0" w:lastRowFirstColumn="0" w:lastRowLastColumn="0"/>
          <w:trHeight w:val="60"/>
        </w:trPr>
        <w:tc>
          <w:tcPr>
            <w:cnfStyle w:val="001000000000" w:firstRow="0" w:lastRow="0" w:firstColumn="1" w:lastColumn="0" w:oddVBand="0" w:evenVBand="0" w:oddHBand="0" w:evenHBand="0" w:firstRowFirstColumn="0" w:firstRowLastColumn="0" w:lastRowFirstColumn="0" w:lastRowLastColumn="0"/>
            <w:tcW w:w="3019" w:type="dxa"/>
            <w:vAlign w:val="center"/>
          </w:tcPr>
          <w:p w:rsidR="004C5AE7" w:rsidP="003A2E2D" w:rsidRDefault="004C5AE7" w14:paraId="56D0FA9A" w14:textId="77777777">
            <w:pPr>
              <w:rPr>
                <w:color w:val="000000"/>
              </w:rPr>
            </w:pPr>
          </w:p>
        </w:tc>
        <w:tc>
          <w:tcPr>
            <w:tcW w:w="4537" w:type="dxa"/>
            <w:vAlign w:val="center"/>
          </w:tcPr>
          <w:p w:rsidR="004C5AE7" w:rsidP="003A2E2D" w:rsidRDefault="004C5AE7" w14:paraId="2A2ADC09" w14:textId="77777777">
            <w:pPr>
              <w:cnfStyle w:val="000000100000" w:firstRow="0" w:lastRow="0" w:firstColumn="0" w:lastColumn="0" w:oddVBand="0" w:evenVBand="0" w:oddHBand="1" w:evenHBand="0" w:firstRowFirstColumn="0" w:firstRowLastColumn="0" w:lastRowFirstColumn="0" w:lastRowLastColumn="0"/>
              <w:rPr>
                <w:color w:val="000000"/>
              </w:rPr>
            </w:pPr>
          </w:p>
        </w:tc>
        <w:tc>
          <w:tcPr>
            <w:tcW w:w="2255" w:type="dxa"/>
          </w:tcPr>
          <w:p w:rsidR="004C5AE7" w:rsidP="003A2E2D" w:rsidRDefault="004C5AE7" w14:paraId="494802EF" w14:textId="77777777">
            <w:pPr>
              <w:cnfStyle w:val="000000100000" w:firstRow="0" w:lastRow="0" w:firstColumn="0" w:lastColumn="0" w:oddVBand="0" w:evenVBand="0" w:oddHBand="1" w:evenHBand="0" w:firstRowFirstColumn="0" w:firstRowLastColumn="0" w:lastRowFirstColumn="0" w:lastRowLastColumn="0"/>
              <w:rPr>
                <w:b/>
              </w:rPr>
            </w:pPr>
          </w:p>
        </w:tc>
      </w:tr>
    </w:tbl>
    <w:p w:rsidR="004C5AE7" w:rsidRDefault="004C5AE7" w14:paraId="774DD104" w14:textId="77777777">
      <w:pPr>
        <w:pStyle w:val="Heading1"/>
        <w:numPr>
          <w:ilvl w:val="0"/>
          <w:numId w:val="23"/>
        </w:numPr>
        <w:pPrChange w:author="Dadhi, Shruti (EHS)" w:date="2025-08-28T14:34:00Z" w16du:dateUtc="2025-08-28T18:34:00Z" w:id="900">
          <w:pPr>
            <w:pStyle w:val="Heading1"/>
            <w:numPr>
              <w:numId w:val="10"/>
            </w:numPr>
            <w:ind w:left="360" w:hanging="360"/>
          </w:pPr>
        </w:pPrChange>
      </w:pPr>
      <w:bookmarkStart w:name="_Toc207284786" w:id="901"/>
      <w:r>
        <w:t>Team Roles and Responsibilities</w:t>
      </w:r>
      <w:bookmarkEnd w:id="901"/>
    </w:p>
    <w:tbl>
      <w:tblPr>
        <w:tblStyle w:val="a1"/>
        <w:tblW w:w="9794"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2906"/>
        <w:gridCol w:w="4531"/>
        <w:gridCol w:w="2357"/>
      </w:tblGrid>
      <w:tr w:rsidR="004C5AE7" w:rsidTr="003A2E2D" w14:paraId="7D08A7A5" w14:textId="77777777">
        <w:trPr>
          <w:cnfStyle w:val="100000000000" w:firstRow="1" w:lastRow="0" w:firstColumn="0" w:lastColumn="0" w:oddVBand="0" w:evenVBand="0" w:oddHBand="0" w:evenHBand="0" w:firstRowFirstColumn="0" w:firstRowLastColumn="0" w:lastRowFirstColumn="0" w:lastRowLastColumn="0"/>
          <w:trHeight w:val="372"/>
        </w:trPr>
        <w:tc>
          <w:tcPr>
            <w:cnfStyle w:val="001000000000" w:firstRow="0" w:lastRow="0" w:firstColumn="1" w:lastColumn="0" w:oddVBand="0" w:evenVBand="0" w:oddHBand="0" w:evenHBand="0" w:firstRowFirstColumn="0" w:firstRowLastColumn="0" w:lastRowFirstColumn="0" w:lastRowLastColumn="0"/>
            <w:tcW w:w="2906" w:type="dxa"/>
          </w:tcPr>
          <w:p w:rsidRPr="006B789B" w:rsidR="004C5AE7" w:rsidP="003A2E2D" w:rsidRDefault="004C5AE7" w14:paraId="7F5878F1" w14:textId="77777777">
            <w:pPr>
              <w:rPr>
                <w:color w:val="FFFFFF" w:themeColor="background1"/>
              </w:rPr>
            </w:pPr>
            <w:r w:rsidRPr="006B789B">
              <w:rPr>
                <w:color w:val="FFFFFF" w:themeColor="background1"/>
              </w:rPr>
              <w:t>Name</w:t>
            </w:r>
          </w:p>
        </w:tc>
        <w:tc>
          <w:tcPr>
            <w:tcW w:w="4531" w:type="dxa"/>
          </w:tcPr>
          <w:p w:rsidRPr="002279FD" w:rsidR="004C5AE7" w:rsidP="003A2E2D" w:rsidRDefault="004C5AE7" w14:paraId="0024A460" w14:textId="77777777">
            <w:pPr>
              <w:cnfStyle w:val="100000000000" w:firstRow="1" w:lastRow="0" w:firstColumn="0" w:lastColumn="0" w:oddVBand="0" w:evenVBand="0" w:oddHBand="0" w:evenHBand="0" w:firstRowFirstColumn="0" w:firstRowLastColumn="0" w:lastRowFirstColumn="0" w:lastRowLastColumn="0"/>
              <w:rPr>
                <w:color w:val="auto"/>
              </w:rPr>
            </w:pPr>
            <w:r>
              <w:rPr>
                <w:color w:val="auto"/>
              </w:rPr>
              <w:t>Title</w:t>
            </w:r>
          </w:p>
        </w:tc>
        <w:tc>
          <w:tcPr>
            <w:tcW w:w="2357" w:type="dxa"/>
          </w:tcPr>
          <w:p w:rsidRPr="002279FD" w:rsidR="004C5AE7" w:rsidP="003A2E2D" w:rsidRDefault="004C5AE7" w14:paraId="18C29CDE" w14:textId="77777777">
            <w:pPr>
              <w:cnfStyle w:val="100000000000" w:firstRow="1" w:lastRow="0" w:firstColumn="0" w:lastColumn="0" w:oddVBand="0" w:evenVBand="0" w:oddHBand="0" w:evenHBand="0" w:firstRowFirstColumn="0" w:firstRowLastColumn="0" w:lastRowFirstColumn="0" w:lastRowLastColumn="0"/>
              <w:rPr>
                <w:color w:val="auto"/>
              </w:rPr>
            </w:pPr>
            <w:r w:rsidRPr="002279FD">
              <w:rPr>
                <w:color w:val="auto"/>
              </w:rPr>
              <w:t>Role/Team</w:t>
            </w:r>
          </w:p>
        </w:tc>
      </w:tr>
      <w:tr w:rsidR="004C5AE7" w:rsidTr="003A2E2D" w14:paraId="6DED6484" w14:textId="77777777">
        <w:trPr>
          <w:cnfStyle w:val="000000100000" w:firstRow="0" w:lastRow="0" w:firstColumn="0" w:lastColumn="0" w:oddVBand="0" w:evenVBand="0" w:oddHBand="1" w:evenHBand="0" w:firstRowFirstColumn="0" w:firstRowLastColumn="0" w:lastRowFirstColumn="0" w:lastRowLastColumn="0"/>
          <w:trHeight w:val="190"/>
        </w:trPr>
        <w:tc>
          <w:tcPr>
            <w:cnfStyle w:val="001000000000" w:firstRow="0" w:lastRow="0" w:firstColumn="1" w:lastColumn="0" w:oddVBand="0" w:evenVBand="0" w:oddHBand="0" w:evenHBand="0" w:firstRowFirstColumn="0" w:firstRowLastColumn="0" w:lastRowFirstColumn="0" w:lastRowLastColumn="0"/>
            <w:tcW w:w="2906" w:type="dxa"/>
          </w:tcPr>
          <w:p w:rsidR="004C5AE7" w:rsidP="003A2E2D" w:rsidRDefault="004C5AE7" w14:paraId="50145996" w14:textId="77777777">
            <w:r>
              <w:rPr>
                <w:b w:val="0"/>
              </w:rPr>
              <w:t xml:space="preserve">Rima Kayyali </w:t>
            </w:r>
          </w:p>
        </w:tc>
        <w:tc>
          <w:tcPr>
            <w:tcW w:w="4531" w:type="dxa"/>
          </w:tcPr>
          <w:p w:rsidR="004C5AE7" w:rsidP="003A2E2D" w:rsidRDefault="004C5AE7" w14:paraId="37BDAA15" w14:textId="77777777">
            <w:pPr>
              <w:cnfStyle w:val="000000100000" w:firstRow="0" w:lastRow="0" w:firstColumn="0" w:lastColumn="0" w:oddVBand="0" w:evenVBand="0" w:oddHBand="1" w:evenHBand="0" w:firstRowFirstColumn="0" w:firstRowLastColumn="0" w:lastRowFirstColumn="0" w:lastRowLastColumn="0"/>
            </w:pPr>
            <w:r>
              <w:t>DW Projects Lead</w:t>
            </w:r>
          </w:p>
        </w:tc>
        <w:tc>
          <w:tcPr>
            <w:tcW w:w="2357" w:type="dxa"/>
          </w:tcPr>
          <w:p w:rsidR="004C5AE7" w:rsidP="003A2E2D" w:rsidRDefault="004C5AE7" w14:paraId="0232B243" w14:textId="77777777">
            <w:pPr>
              <w:cnfStyle w:val="000000100000" w:firstRow="0" w:lastRow="0" w:firstColumn="0" w:lastColumn="0" w:oddVBand="0" w:evenVBand="0" w:oddHBand="1" w:evenHBand="0" w:firstRowFirstColumn="0" w:firstRowLastColumn="0" w:lastRowFirstColumn="0" w:lastRowLastColumn="0"/>
            </w:pPr>
            <w:r>
              <w:t>DQ Team Lead/DW</w:t>
            </w:r>
          </w:p>
        </w:tc>
      </w:tr>
      <w:tr w:rsidR="004C5AE7" w:rsidTr="003A2E2D" w14:paraId="679D896A" w14:textId="77777777">
        <w:trPr>
          <w:trHeight w:val="62"/>
        </w:trPr>
        <w:tc>
          <w:tcPr>
            <w:cnfStyle w:val="001000000000" w:firstRow="0" w:lastRow="0" w:firstColumn="1" w:lastColumn="0" w:oddVBand="0" w:evenVBand="0" w:oddHBand="0" w:evenHBand="0" w:firstRowFirstColumn="0" w:firstRowLastColumn="0" w:lastRowFirstColumn="0" w:lastRowLastColumn="0"/>
            <w:tcW w:w="2906" w:type="dxa"/>
            <w:vAlign w:val="center"/>
          </w:tcPr>
          <w:p w:rsidR="004C5AE7" w:rsidP="003A2E2D" w:rsidRDefault="004C5AE7" w14:paraId="4736144A" w14:textId="77777777">
            <w:pPr>
              <w:rPr>
                <w:color w:val="000000"/>
              </w:rPr>
            </w:pPr>
            <w:r>
              <w:rPr>
                <w:b w:val="0"/>
                <w:color w:val="000000"/>
              </w:rPr>
              <w:t>JP Leger</w:t>
            </w:r>
          </w:p>
        </w:tc>
        <w:tc>
          <w:tcPr>
            <w:tcW w:w="4531" w:type="dxa"/>
            <w:vAlign w:val="center"/>
          </w:tcPr>
          <w:p w:rsidR="004C5AE7" w:rsidP="003A2E2D" w:rsidRDefault="004C5AE7" w14:paraId="00B540DD" w14:textId="77777777">
            <w:pPr>
              <w:cnfStyle w:val="000000000000" w:firstRow="0" w:lastRow="0" w:firstColumn="0" w:lastColumn="0" w:oddVBand="0" w:evenVBand="0" w:oddHBand="0" w:evenHBand="0" w:firstRowFirstColumn="0" w:firstRowLastColumn="0" w:lastRowFirstColumn="0" w:lastRowLastColumn="0"/>
              <w:rPr>
                <w:color w:val="000000"/>
              </w:rPr>
            </w:pPr>
            <w:r>
              <w:rPr>
                <w:color w:val="000000"/>
              </w:rPr>
              <w:t>Developer/ DQ Data warehouse</w:t>
            </w:r>
          </w:p>
        </w:tc>
        <w:tc>
          <w:tcPr>
            <w:tcW w:w="2357" w:type="dxa"/>
            <w:vAlign w:val="center"/>
          </w:tcPr>
          <w:p w:rsidR="004C5AE7" w:rsidP="003A2E2D" w:rsidRDefault="004C5AE7" w14:paraId="448619EE" w14:textId="77777777">
            <w:pPr>
              <w:cnfStyle w:val="000000000000" w:firstRow="0" w:lastRow="0" w:firstColumn="0" w:lastColumn="0" w:oddVBand="0" w:evenVBand="0" w:oddHBand="0" w:evenHBand="0" w:firstRowFirstColumn="0" w:firstRowLastColumn="0" w:lastRowFirstColumn="0" w:lastRowLastColumn="0"/>
              <w:rPr>
                <w:color w:val="000000"/>
              </w:rPr>
            </w:pPr>
            <w:r>
              <w:rPr>
                <w:color w:val="000000"/>
              </w:rPr>
              <w:t>DQ Developer/DW</w:t>
            </w:r>
          </w:p>
        </w:tc>
      </w:tr>
      <w:tr w:rsidR="004C5AE7" w:rsidTr="003A2E2D" w14:paraId="2436065C" w14:textId="77777777">
        <w:trPr>
          <w:cnfStyle w:val="000000100000" w:firstRow="0" w:lastRow="0" w:firstColumn="0" w:lastColumn="0" w:oddVBand="0" w:evenVBand="0" w:oddHBand="1" w:evenHBand="0" w:firstRowFirstColumn="0" w:firstRowLastColumn="0" w:lastRowFirstColumn="0" w:lastRowLastColumn="0"/>
          <w:trHeight w:val="62"/>
        </w:trPr>
        <w:tc>
          <w:tcPr>
            <w:cnfStyle w:val="001000000000" w:firstRow="0" w:lastRow="0" w:firstColumn="1" w:lastColumn="0" w:oddVBand="0" w:evenVBand="0" w:oddHBand="0" w:evenHBand="0" w:firstRowFirstColumn="0" w:firstRowLastColumn="0" w:lastRowFirstColumn="0" w:lastRowLastColumn="0"/>
            <w:tcW w:w="2906" w:type="dxa"/>
            <w:vAlign w:val="center"/>
          </w:tcPr>
          <w:p w:rsidR="004C5AE7" w:rsidP="003A2E2D" w:rsidRDefault="004C5AE7" w14:paraId="21AD9787" w14:textId="77777777">
            <w:pPr>
              <w:rPr>
                <w:color w:val="000000"/>
              </w:rPr>
            </w:pPr>
            <w:r>
              <w:rPr>
                <w:b w:val="0"/>
                <w:color w:val="000000"/>
              </w:rPr>
              <w:t>Shruti Dadhi</w:t>
            </w:r>
          </w:p>
        </w:tc>
        <w:tc>
          <w:tcPr>
            <w:tcW w:w="4531" w:type="dxa"/>
            <w:vAlign w:val="center"/>
          </w:tcPr>
          <w:p w:rsidR="004C5AE7" w:rsidP="003A2E2D" w:rsidRDefault="004C5AE7" w14:paraId="1B9ADEBA" w14:textId="77777777">
            <w:pPr>
              <w:cnfStyle w:val="000000100000" w:firstRow="0" w:lastRow="0" w:firstColumn="0" w:lastColumn="0" w:oddVBand="0" w:evenVBand="0" w:oddHBand="1" w:evenHBand="0" w:firstRowFirstColumn="0" w:firstRowLastColumn="0" w:lastRowFirstColumn="0" w:lastRowLastColumn="0"/>
              <w:rPr>
                <w:color w:val="000000"/>
              </w:rPr>
            </w:pPr>
            <w:r>
              <w:rPr>
                <w:color w:val="000000"/>
              </w:rPr>
              <w:t>Business Analyst/ DQ Data warehouse</w:t>
            </w:r>
          </w:p>
        </w:tc>
        <w:tc>
          <w:tcPr>
            <w:tcW w:w="2357" w:type="dxa"/>
            <w:vAlign w:val="center"/>
          </w:tcPr>
          <w:p w:rsidR="004C5AE7" w:rsidP="003A2E2D" w:rsidRDefault="004C5AE7" w14:paraId="1F5F4064" w14:textId="77777777">
            <w:pPr>
              <w:cnfStyle w:val="000000100000" w:firstRow="0" w:lastRow="0" w:firstColumn="0" w:lastColumn="0" w:oddVBand="0" w:evenVBand="0" w:oddHBand="1" w:evenHBand="0" w:firstRowFirstColumn="0" w:firstRowLastColumn="0" w:lastRowFirstColumn="0" w:lastRowLastColumn="0"/>
              <w:rPr>
                <w:color w:val="000000"/>
              </w:rPr>
            </w:pPr>
            <w:r>
              <w:rPr>
                <w:color w:val="000000"/>
              </w:rPr>
              <w:t xml:space="preserve">DQ BA/DW </w:t>
            </w:r>
          </w:p>
        </w:tc>
      </w:tr>
    </w:tbl>
    <w:p w:rsidR="00C71C62" w:rsidP="00C71C62" w:rsidRDefault="00C71C62" w14:paraId="0E30FF43" w14:textId="77777777">
      <w:pPr>
        <w:pStyle w:val="Heading1"/>
        <w:ind w:left="360"/>
      </w:pPr>
    </w:p>
    <w:p w:rsidR="004C5AE7" w:rsidRDefault="004C5AE7" w14:paraId="479EBC95" w14:textId="25998932">
      <w:pPr>
        <w:pStyle w:val="Heading1"/>
        <w:numPr>
          <w:ilvl w:val="0"/>
          <w:numId w:val="23"/>
        </w:numPr>
        <w:pPrChange w:author="Dadhi, Shruti (EHS)" w:date="2025-08-28T14:34:00Z" w16du:dateUtc="2025-08-28T18:34:00Z" w:id="902">
          <w:pPr>
            <w:pStyle w:val="Heading1"/>
            <w:numPr>
              <w:numId w:val="10"/>
            </w:numPr>
            <w:ind w:left="360" w:hanging="360"/>
          </w:pPr>
        </w:pPrChange>
      </w:pPr>
      <w:bookmarkStart w:name="_Toc207284787" w:id="903"/>
      <w:r>
        <w:t>Timeline</w:t>
      </w:r>
      <w:bookmarkEnd w:id="903"/>
      <w:r>
        <w:tab/>
      </w:r>
    </w:p>
    <w:p w:rsidRPr="00C71C62" w:rsidR="00C71C62" w:rsidP="00C71C62" w:rsidRDefault="00C71C62" w14:paraId="1CD1543E" w14:textId="77777777"/>
    <w:tbl>
      <w:tblPr>
        <w:tblStyle w:val="a2"/>
        <w:tblW w:w="9804"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3424"/>
        <w:gridCol w:w="3326"/>
        <w:gridCol w:w="3054"/>
      </w:tblGrid>
      <w:tr w:rsidR="004C5AE7" w:rsidTr="003A2E2D" w14:paraId="6BA6E98D" w14:textId="77777777">
        <w:trPr>
          <w:cnfStyle w:val="100000000000" w:firstRow="1" w:lastRow="0" w:firstColumn="0" w:lastColumn="0" w:oddVBand="0" w:evenVBand="0" w:oddHBand="0" w:evenHBand="0" w:firstRowFirstColumn="0" w:firstRowLastColumn="0" w:lastRowFirstColumn="0" w:lastRowLastColumn="0"/>
          <w:trHeight w:val="329"/>
        </w:trPr>
        <w:tc>
          <w:tcPr>
            <w:cnfStyle w:val="001000000000" w:firstRow="0" w:lastRow="0" w:firstColumn="1" w:lastColumn="0" w:oddVBand="0" w:evenVBand="0" w:oddHBand="0" w:evenHBand="0" w:firstRowFirstColumn="0" w:firstRowLastColumn="0" w:lastRowFirstColumn="0" w:lastRowLastColumn="0"/>
            <w:tcW w:w="3424" w:type="dxa"/>
          </w:tcPr>
          <w:p w:rsidR="004C5AE7" w:rsidP="003A2E2D" w:rsidRDefault="004C5AE7" w14:paraId="2FB56CB5" w14:textId="77777777">
            <w:r>
              <w:t>Milestone</w:t>
            </w:r>
          </w:p>
        </w:tc>
        <w:tc>
          <w:tcPr>
            <w:tcW w:w="3326" w:type="dxa"/>
          </w:tcPr>
          <w:p w:rsidR="004C5AE7" w:rsidP="003A2E2D" w:rsidRDefault="004C5AE7" w14:paraId="5E1827A8" w14:textId="77777777">
            <w:pPr>
              <w:cnfStyle w:val="100000000000" w:firstRow="1" w:lastRow="0" w:firstColumn="0" w:lastColumn="0" w:oddVBand="0" w:evenVBand="0" w:oddHBand="0" w:evenHBand="0" w:firstRowFirstColumn="0" w:firstRowLastColumn="0" w:lastRowFirstColumn="0" w:lastRowLastColumn="0"/>
            </w:pPr>
            <w:r>
              <w:t>Start Date</w:t>
            </w:r>
          </w:p>
        </w:tc>
        <w:tc>
          <w:tcPr>
            <w:tcW w:w="3054" w:type="dxa"/>
          </w:tcPr>
          <w:p w:rsidR="004C5AE7" w:rsidP="003A2E2D" w:rsidRDefault="004C5AE7" w14:paraId="5FB631F2" w14:textId="77777777">
            <w:pPr>
              <w:cnfStyle w:val="100000000000" w:firstRow="1" w:lastRow="0" w:firstColumn="0" w:lastColumn="0" w:oddVBand="0" w:evenVBand="0" w:oddHBand="0" w:evenHBand="0" w:firstRowFirstColumn="0" w:firstRowLastColumn="0" w:lastRowFirstColumn="0" w:lastRowLastColumn="0"/>
            </w:pPr>
            <w:r>
              <w:t>End Date</w:t>
            </w:r>
          </w:p>
        </w:tc>
      </w:tr>
      <w:tr w:rsidR="004E45F4" w:rsidTr="003A2E2D" w14:paraId="6F2FDB02" w14:textId="77777777">
        <w:trPr>
          <w:cnfStyle w:val="000000100000" w:firstRow="0" w:lastRow="0" w:firstColumn="0" w:lastColumn="0" w:oddVBand="0" w:evenVBand="0" w:oddHBand="1" w:evenHBand="0" w:firstRowFirstColumn="0" w:firstRowLastColumn="0" w:lastRowFirstColumn="0" w:lastRowLastColumn="0"/>
          <w:trHeight w:val="325"/>
        </w:trPr>
        <w:tc>
          <w:tcPr>
            <w:cnfStyle w:val="001000000000" w:firstRow="0" w:lastRow="0" w:firstColumn="1" w:lastColumn="0" w:oddVBand="0" w:evenVBand="0" w:oddHBand="0" w:evenHBand="0" w:firstRowFirstColumn="0" w:firstRowLastColumn="0" w:lastRowFirstColumn="0" w:lastRowLastColumn="0"/>
            <w:tcW w:w="3424" w:type="dxa"/>
          </w:tcPr>
          <w:p w:rsidR="004E45F4" w:rsidP="004E45F4" w:rsidRDefault="004E45F4" w14:paraId="7D5AC1DA" w14:textId="77777777">
            <w:pPr>
              <w:spacing w:line="276" w:lineRule="auto"/>
            </w:pPr>
            <w:r>
              <w:t>Requirements Gathering</w:t>
            </w:r>
          </w:p>
        </w:tc>
        <w:sdt>
          <w:sdtPr>
            <w:rPr>
              <w:color w:val="000000"/>
              <w:shd w:val="clear" w:color="auto" w:fill="E6E6E6"/>
            </w:rPr>
            <w:id w:val="1745677195"/>
            <w:date w:fullDate="2024-12-18T00:00:00Z">
              <w:dateFormat w:val="M/d/yyyy"/>
              <w:lid w:val="en-US"/>
              <w:storeMappedDataAs w:val="dateTime"/>
              <w:calendar w:val="gregorian"/>
            </w:date>
          </w:sdtPr>
          <w:sdtContent>
            <w:tc>
              <w:tcPr>
                <w:tcW w:w="3326" w:type="dxa"/>
              </w:tcPr>
              <w:p w:rsidR="004E45F4" w:rsidP="004E45F4" w:rsidRDefault="00970333" w14:paraId="1DCBBD50" w14:textId="6763CEED">
                <w:pPr>
                  <w:spacing w:line="276" w:lineRule="auto"/>
                  <w:cnfStyle w:val="000000100000" w:firstRow="0" w:lastRow="0" w:firstColumn="0" w:lastColumn="0" w:oddVBand="0" w:evenVBand="0" w:oddHBand="1" w:evenHBand="0" w:firstRowFirstColumn="0" w:firstRowLastColumn="0" w:lastRowFirstColumn="0" w:lastRowLastColumn="0"/>
                </w:pPr>
                <w:r>
                  <w:rPr>
                    <w:color w:val="000000"/>
                    <w:shd w:val="clear" w:color="auto" w:fill="E6E6E6"/>
                  </w:rPr>
                  <w:t>12/18/2024</w:t>
                </w:r>
              </w:p>
            </w:tc>
          </w:sdtContent>
        </w:sdt>
        <w:sdt>
          <w:sdtPr>
            <w:rPr>
              <w:color w:val="000000"/>
              <w:shd w:val="clear" w:color="auto" w:fill="E6E6E6"/>
            </w:rPr>
            <w:id w:val="-1762901735"/>
            <w:date w:fullDate="2025-01-31T00:00:00Z">
              <w:dateFormat w:val="M/d/yyyy"/>
              <w:lid w:val="en-US"/>
              <w:storeMappedDataAs w:val="dateTime"/>
              <w:calendar w:val="gregorian"/>
            </w:date>
          </w:sdtPr>
          <w:sdtContent>
            <w:tc>
              <w:tcPr>
                <w:tcW w:w="3054" w:type="dxa"/>
              </w:tcPr>
              <w:p w:rsidR="004E45F4" w:rsidP="004E45F4" w:rsidRDefault="00182C6E" w14:paraId="2C2A55F1" w14:textId="0B54D31A">
                <w:pPr>
                  <w:spacing w:line="276" w:lineRule="auto"/>
                  <w:cnfStyle w:val="000000100000" w:firstRow="0" w:lastRow="0" w:firstColumn="0" w:lastColumn="0" w:oddVBand="0" w:evenVBand="0" w:oddHBand="1" w:evenHBand="0" w:firstRowFirstColumn="0" w:firstRowLastColumn="0" w:lastRowFirstColumn="0" w:lastRowLastColumn="0"/>
                </w:pPr>
                <w:r>
                  <w:rPr>
                    <w:color w:val="000000"/>
                    <w:shd w:val="clear" w:color="auto" w:fill="E6E6E6"/>
                  </w:rPr>
                  <w:t>1/31/2025</w:t>
                </w:r>
              </w:p>
            </w:tc>
          </w:sdtContent>
        </w:sdt>
      </w:tr>
      <w:tr w:rsidR="004E45F4" w:rsidTr="003A2E2D" w14:paraId="1B381026" w14:textId="77777777">
        <w:trPr>
          <w:trHeight w:val="325"/>
        </w:trPr>
        <w:tc>
          <w:tcPr>
            <w:cnfStyle w:val="001000000000" w:firstRow="0" w:lastRow="0" w:firstColumn="1" w:lastColumn="0" w:oddVBand="0" w:evenVBand="0" w:oddHBand="0" w:evenHBand="0" w:firstRowFirstColumn="0" w:firstRowLastColumn="0" w:lastRowFirstColumn="0" w:lastRowLastColumn="0"/>
            <w:tcW w:w="3424" w:type="dxa"/>
          </w:tcPr>
          <w:p w:rsidR="004E45F4" w:rsidP="004E45F4" w:rsidRDefault="004E45F4" w14:paraId="19F1E17A" w14:textId="77777777">
            <w:pPr>
              <w:spacing w:line="276" w:lineRule="auto"/>
            </w:pPr>
            <w:r>
              <w:t>Requirements Review – Internal</w:t>
            </w:r>
          </w:p>
        </w:tc>
        <w:sdt>
          <w:sdtPr>
            <w:rPr>
              <w:color w:val="000000"/>
              <w:shd w:val="clear" w:color="auto" w:fill="E6E6E6"/>
            </w:rPr>
            <w:id w:val="984364554"/>
            <w:date w:fullDate="2025-01-28T00:00:00Z">
              <w:dateFormat w:val="M/d/yyyy"/>
              <w:lid w:val="en-US"/>
              <w:storeMappedDataAs w:val="dateTime"/>
              <w:calendar w:val="gregorian"/>
            </w:date>
          </w:sdtPr>
          <w:sdtContent>
            <w:tc>
              <w:tcPr>
                <w:tcW w:w="3326" w:type="dxa"/>
              </w:tcPr>
              <w:p w:rsidR="004E45F4" w:rsidP="004E45F4" w:rsidRDefault="00182C6E" w14:paraId="6F63C1A3" w14:textId="65F6C81F">
                <w:pPr>
                  <w:spacing w:line="276" w:lineRule="auto"/>
                  <w:cnfStyle w:val="000000000000" w:firstRow="0" w:lastRow="0" w:firstColumn="0" w:lastColumn="0" w:oddVBand="0" w:evenVBand="0" w:oddHBand="0" w:evenHBand="0" w:firstRowFirstColumn="0" w:firstRowLastColumn="0" w:lastRowFirstColumn="0" w:lastRowLastColumn="0"/>
                </w:pPr>
                <w:r>
                  <w:rPr>
                    <w:color w:val="000000"/>
                    <w:shd w:val="clear" w:color="auto" w:fill="E6E6E6"/>
                  </w:rPr>
                  <w:t>1/28/2025</w:t>
                </w:r>
              </w:p>
            </w:tc>
          </w:sdtContent>
        </w:sdt>
        <w:sdt>
          <w:sdtPr>
            <w:rPr>
              <w:color w:val="000000"/>
              <w:shd w:val="clear" w:color="auto" w:fill="E6E6E6"/>
            </w:rPr>
            <w:id w:val="1715933608"/>
            <w:date w:fullDate="2025-02-07T00:00:00Z">
              <w:dateFormat w:val="M/d/yyyy"/>
              <w:lid w:val="en-US"/>
              <w:storeMappedDataAs w:val="dateTime"/>
              <w:calendar w:val="gregorian"/>
            </w:date>
          </w:sdtPr>
          <w:sdtContent>
            <w:tc>
              <w:tcPr>
                <w:tcW w:w="3054" w:type="dxa"/>
              </w:tcPr>
              <w:p w:rsidR="004E45F4" w:rsidP="004E45F4" w:rsidRDefault="005F3C46" w14:paraId="61086C85" w14:textId="1DE8300E">
                <w:pPr>
                  <w:spacing w:line="276" w:lineRule="auto"/>
                  <w:cnfStyle w:val="000000000000" w:firstRow="0" w:lastRow="0" w:firstColumn="0" w:lastColumn="0" w:oddVBand="0" w:evenVBand="0" w:oddHBand="0" w:evenHBand="0" w:firstRowFirstColumn="0" w:firstRowLastColumn="0" w:lastRowFirstColumn="0" w:lastRowLastColumn="0"/>
                </w:pPr>
                <w:r>
                  <w:rPr>
                    <w:color w:val="000000"/>
                    <w:shd w:val="clear" w:color="auto" w:fill="E6E6E6"/>
                  </w:rPr>
                  <w:t>2/7/2025</w:t>
                </w:r>
              </w:p>
            </w:tc>
          </w:sdtContent>
        </w:sdt>
      </w:tr>
      <w:tr w:rsidR="004E45F4" w:rsidTr="003A2E2D" w14:paraId="60426664" w14:textId="77777777">
        <w:trPr>
          <w:cnfStyle w:val="000000100000" w:firstRow="0" w:lastRow="0" w:firstColumn="0" w:lastColumn="0" w:oddVBand="0" w:evenVBand="0" w:oddHBand="1" w:evenHBand="0" w:firstRowFirstColumn="0" w:firstRowLastColumn="0" w:lastRowFirstColumn="0" w:lastRowLastColumn="0"/>
          <w:trHeight w:val="308"/>
        </w:trPr>
        <w:tc>
          <w:tcPr>
            <w:cnfStyle w:val="001000000000" w:firstRow="0" w:lastRow="0" w:firstColumn="1" w:lastColumn="0" w:oddVBand="0" w:evenVBand="0" w:oddHBand="0" w:evenHBand="0" w:firstRowFirstColumn="0" w:firstRowLastColumn="0" w:lastRowFirstColumn="0" w:lastRowLastColumn="0"/>
            <w:tcW w:w="3424" w:type="dxa"/>
          </w:tcPr>
          <w:p w:rsidR="004E45F4" w:rsidP="004E45F4" w:rsidRDefault="004E45F4" w14:paraId="50D02F83" w14:textId="77777777">
            <w:pPr>
              <w:spacing w:line="276" w:lineRule="auto"/>
            </w:pPr>
            <w:r>
              <w:t>Requirements Review – Business</w:t>
            </w:r>
          </w:p>
        </w:tc>
        <w:sdt>
          <w:sdtPr>
            <w:rPr>
              <w:color w:val="000000"/>
              <w:shd w:val="clear" w:color="auto" w:fill="E6E6E6"/>
            </w:rPr>
            <w:id w:val="662593311"/>
            <w:date w:fullDate="2025-02-07T00:00:00Z">
              <w:dateFormat w:val="M/d/yyyy"/>
              <w:lid w:val="en-US"/>
              <w:storeMappedDataAs w:val="dateTime"/>
              <w:calendar w:val="gregorian"/>
            </w:date>
          </w:sdtPr>
          <w:sdtContent>
            <w:tc>
              <w:tcPr>
                <w:tcW w:w="3326" w:type="dxa"/>
              </w:tcPr>
              <w:p w:rsidR="004E45F4" w:rsidP="004E45F4" w:rsidRDefault="005F3C46" w14:paraId="5DBB86C9" w14:textId="00A2D794">
                <w:pPr>
                  <w:spacing w:line="276" w:lineRule="auto"/>
                  <w:cnfStyle w:val="000000100000" w:firstRow="0" w:lastRow="0" w:firstColumn="0" w:lastColumn="0" w:oddVBand="0" w:evenVBand="0" w:oddHBand="1" w:evenHBand="0" w:firstRowFirstColumn="0" w:firstRowLastColumn="0" w:lastRowFirstColumn="0" w:lastRowLastColumn="0"/>
                </w:pPr>
                <w:r>
                  <w:rPr>
                    <w:color w:val="000000"/>
                    <w:shd w:val="clear" w:color="auto" w:fill="E6E6E6"/>
                  </w:rPr>
                  <w:t>2/7/2025</w:t>
                </w:r>
              </w:p>
            </w:tc>
          </w:sdtContent>
        </w:sdt>
        <w:sdt>
          <w:sdtPr>
            <w:rPr>
              <w:color w:val="000000"/>
              <w:shd w:val="clear" w:color="auto" w:fill="E6E6E6"/>
            </w:rPr>
            <w:id w:val="1972711918"/>
            <w:date w:fullDate="2025-03-12T00:00:00Z">
              <w:dateFormat w:val="M/d/yyyy"/>
              <w:lid w:val="en-US"/>
              <w:storeMappedDataAs w:val="dateTime"/>
              <w:calendar w:val="gregorian"/>
            </w:date>
          </w:sdtPr>
          <w:sdtContent>
            <w:tc>
              <w:tcPr>
                <w:tcW w:w="3054" w:type="dxa"/>
              </w:tcPr>
              <w:p w:rsidR="004E45F4" w:rsidP="004E45F4" w:rsidRDefault="005413EA" w14:paraId="7E2EB0D2" w14:textId="6F64C95D">
                <w:pPr>
                  <w:spacing w:line="276" w:lineRule="auto"/>
                  <w:cnfStyle w:val="000000100000" w:firstRow="0" w:lastRow="0" w:firstColumn="0" w:lastColumn="0" w:oddVBand="0" w:evenVBand="0" w:oddHBand="1" w:evenHBand="0" w:firstRowFirstColumn="0" w:firstRowLastColumn="0" w:lastRowFirstColumn="0" w:lastRowLastColumn="0"/>
                </w:pPr>
                <w:r>
                  <w:rPr>
                    <w:color w:val="000000"/>
                    <w:shd w:val="clear" w:color="auto" w:fill="E6E6E6"/>
                  </w:rPr>
                  <w:t>3/12/2025</w:t>
                </w:r>
              </w:p>
            </w:tc>
          </w:sdtContent>
        </w:sdt>
      </w:tr>
      <w:tr w:rsidR="004E45F4" w:rsidTr="003A2E2D" w14:paraId="5710D12D" w14:textId="77777777">
        <w:trPr>
          <w:trHeight w:val="325"/>
        </w:trPr>
        <w:tc>
          <w:tcPr>
            <w:cnfStyle w:val="001000000000" w:firstRow="0" w:lastRow="0" w:firstColumn="1" w:lastColumn="0" w:oddVBand="0" w:evenVBand="0" w:oddHBand="0" w:evenHBand="0" w:firstRowFirstColumn="0" w:firstRowLastColumn="0" w:lastRowFirstColumn="0" w:lastRowLastColumn="0"/>
            <w:tcW w:w="3424" w:type="dxa"/>
          </w:tcPr>
          <w:p w:rsidR="004E45F4" w:rsidP="004E45F4" w:rsidRDefault="004E45F4" w14:paraId="6E5EFF24" w14:textId="77777777">
            <w:r>
              <w:t>Requirements Signoff</w:t>
            </w:r>
          </w:p>
        </w:tc>
        <w:sdt>
          <w:sdtPr>
            <w:rPr>
              <w:color w:val="000000"/>
              <w:shd w:val="clear" w:color="auto" w:fill="E6E6E6"/>
            </w:rPr>
            <w:id w:val="-1635940045"/>
            <w:date w:fullDate="2025-02-13T00:00:00Z">
              <w:dateFormat w:val="M/d/yyyy"/>
              <w:lid w:val="en-US"/>
              <w:storeMappedDataAs w:val="dateTime"/>
              <w:calendar w:val="gregorian"/>
            </w:date>
          </w:sdtPr>
          <w:sdtContent>
            <w:tc>
              <w:tcPr>
                <w:tcW w:w="3326" w:type="dxa"/>
              </w:tcPr>
              <w:p w:rsidR="004E45F4" w:rsidP="004E45F4" w:rsidRDefault="00821AE0" w14:paraId="4D6EE8BC" w14:textId="735B6D8E">
                <w:pPr>
                  <w:spacing w:line="276" w:lineRule="auto"/>
                  <w:cnfStyle w:val="000000000000" w:firstRow="0" w:lastRow="0" w:firstColumn="0" w:lastColumn="0" w:oddVBand="0" w:evenVBand="0" w:oddHBand="0" w:evenHBand="0" w:firstRowFirstColumn="0" w:firstRowLastColumn="0" w:lastRowFirstColumn="0" w:lastRowLastColumn="0"/>
                </w:pPr>
                <w:r>
                  <w:rPr>
                    <w:color w:val="000000"/>
                    <w:shd w:val="clear" w:color="auto" w:fill="E6E6E6"/>
                  </w:rPr>
                  <w:t>2/13/2025</w:t>
                </w:r>
              </w:p>
            </w:tc>
          </w:sdtContent>
        </w:sdt>
        <w:sdt>
          <w:sdtPr>
            <w:rPr>
              <w:color w:val="000000"/>
              <w:shd w:val="clear" w:color="auto" w:fill="E6E6E6"/>
            </w:rPr>
            <w:id w:val="-1235077826"/>
            <w:date w:fullDate="2025-02-17T00:00:00Z">
              <w:dateFormat w:val="M/d/yyyy"/>
              <w:lid w:val="en-US"/>
              <w:storeMappedDataAs w:val="dateTime"/>
              <w:calendar w:val="gregorian"/>
            </w:date>
          </w:sdtPr>
          <w:sdtContent>
            <w:tc>
              <w:tcPr>
                <w:tcW w:w="3054" w:type="dxa"/>
              </w:tcPr>
              <w:p w:rsidR="004E45F4" w:rsidP="004E45F4" w:rsidRDefault="00821AE0" w14:paraId="32E35A6D" w14:textId="7142645F">
                <w:pPr>
                  <w:spacing w:line="276" w:lineRule="auto"/>
                  <w:cnfStyle w:val="000000000000" w:firstRow="0" w:lastRow="0" w:firstColumn="0" w:lastColumn="0" w:oddVBand="0" w:evenVBand="0" w:oddHBand="0" w:evenHBand="0" w:firstRowFirstColumn="0" w:firstRowLastColumn="0" w:lastRowFirstColumn="0" w:lastRowLastColumn="0"/>
                </w:pPr>
                <w:r>
                  <w:rPr>
                    <w:color w:val="000000"/>
                    <w:shd w:val="clear" w:color="auto" w:fill="E6E6E6"/>
                  </w:rPr>
                  <w:t>2/17/2025</w:t>
                </w:r>
              </w:p>
            </w:tc>
          </w:sdtContent>
        </w:sdt>
      </w:tr>
      <w:tr w:rsidR="004E45F4" w:rsidTr="003A2E2D" w14:paraId="4779DC10" w14:textId="77777777">
        <w:trPr>
          <w:cnfStyle w:val="000000100000" w:firstRow="0" w:lastRow="0" w:firstColumn="0" w:lastColumn="0" w:oddVBand="0" w:evenVBand="0" w:oddHBand="1" w:evenHBand="0" w:firstRowFirstColumn="0" w:firstRowLastColumn="0" w:lastRowFirstColumn="0" w:lastRowLastColumn="0"/>
          <w:trHeight w:val="325"/>
        </w:trPr>
        <w:tc>
          <w:tcPr>
            <w:cnfStyle w:val="001000000000" w:firstRow="0" w:lastRow="0" w:firstColumn="1" w:lastColumn="0" w:oddVBand="0" w:evenVBand="0" w:oddHBand="0" w:evenHBand="0" w:firstRowFirstColumn="0" w:firstRowLastColumn="0" w:lastRowFirstColumn="0" w:lastRowLastColumn="0"/>
            <w:tcW w:w="3424" w:type="dxa"/>
          </w:tcPr>
          <w:p w:rsidR="004E45F4" w:rsidP="004E45F4" w:rsidRDefault="004E45F4" w14:paraId="3B35936C" w14:textId="77777777">
            <w:pPr>
              <w:spacing w:line="276" w:lineRule="auto"/>
            </w:pPr>
            <w:r>
              <w:t>Development</w:t>
            </w:r>
          </w:p>
        </w:tc>
        <w:sdt>
          <w:sdtPr>
            <w:rPr>
              <w:color w:val="000000"/>
              <w:shd w:val="clear" w:color="auto" w:fill="E6E6E6"/>
            </w:rPr>
            <w:id w:val="650564506"/>
            <w:date w:fullDate="2025-02-10T00:00:00Z">
              <w:dateFormat w:val="M/d/yyyy"/>
              <w:lid w:val="en-US"/>
              <w:storeMappedDataAs w:val="dateTime"/>
              <w:calendar w:val="gregorian"/>
            </w:date>
          </w:sdtPr>
          <w:sdtContent>
            <w:tc>
              <w:tcPr>
                <w:tcW w:w="3326" w:type="dxa"/>
              </w:tcPr>
              <w:p w:rsidR="004E45F4" w:rsidP="004E45F4" w:rsidRDefault="00DE3658" w14:paraId="11657B8A" w14:textId="2C73B968">
                <w:pPr>
                  <w:spacing w:line="276" w:lineRule="auto"/>
                  <w:cnfStyle w:val="000000100000" w:firstRow="0" w:lastRow="0" w:firstColumn="0" w:lastColumn="0" w:oddVBand="0" w:evenVBand="0" w:oddHBand="1" w:evenHBand="0" w:firstRowFirstColumn="0" w:firstRowLastColumn="0" w:lastRowFirstColumn="0" w:lastRowLastColumn="0"/>
                </w:pPr>
                <w:r>
                  <w:rPr>
                    <w:color w:val="000000"/>
                    <w:shd w:val="clear" w:color="auto" w:fill="E6E6E6"/>
                  </w:rPr>
                  <w:t>2/10/2025</w:t>
                </w:r>
              </w:p>
            </w:tc>
          </w:sdtContent>
        </w:sdt>
        <w:sdt>
          <w:sdtPr>
            <w:rPr>
              <w:color w:val="000000"/>
              <w:shd w:val="clear" w:color="auto" w:fill="E6E6E6"/>
            </w:rPr>
            <w:id w:val="372040886"/>
            <w:date w:fullDate="2025-08-15T00:00:00Z">
              <w:dateFormat w:val="M/d/yyyy"/>
              <w:lid w:val="en-US"/>
              <w:storeMappedDataAs w:val="dateTime"/>
              <w:calendar w:val="gregorian"/>
            </w:date>
          </w:sdtPr>
          <w:sdtContent>
            <w:tc>
              <w:tcPr>
                <w:tcW w:w="3054" w:type="dxa"/>
              </w:tcPr>
              <w:p w:rsidR="004E45F4" w:rsidP="004E45F4" w:rsidRDefault="00DE3658" w14:paraId="7D4126C9" w14:textId="699A017A">
                <w:pPr>
                  <w:spacing w:line="276" w:lineRule="auto"/>
                  <w:cnfStyle w:val="000000100000" w:firstRow="0" w:lastRow="0" w:firstColumn="0" w:lastColumn="0" w:oddVBand="0" w:evenVBand="0" w:oddHBand="1" w:evenHBand="0" w:firstRowFirstColumn="0" w:firstRowLastColumn="0" w:lastRowFirstColumn="0" w:lastRowLastColumn="0"/>
                </w:pPr>
                <w:del w:author="Dadhi, Shruti (EHS)" w:date="2025-08-27T08:37:00Z" w16du:dateUtc="2025-08-27T12:37:00Z" w:id="904">
                  <w:r w:rsidDel="00657156">
                    <w:rPr>
                      <w:color w:val="000000"/>
                      <w:shd w:val="clear" w:color="auto" w:fill="E6E6E6"/>
                    </w:rPr>
                    <w:delText>2/21/2025</w:delText>
                  </w:r>
                </w:del>
                <w:ins w:author="Dadhi, Shruti (EHS)" w:date="2025-08-27T08:37:00Z" w16du:dateUtc="2025-08-27T12:37:00Z" w:id="905">
                  <w:r w:rsidR="00657156">
                    <w:rPr>
                      <w:color w:val="000000"/>
                      <w:shd w:val="clear" w:color="auto" w:fill="E6E6E6"/>
                    </w:rPr>
                    <w:t>8/15/2025</w:t>
                  </w:r>
                </w:ins>
              </w:p>
            </w:tc>
          </w:sdtContent>
        </w:sdt>
      </w:tr>
      <w:tr w:rsidR="004E45F4" w:rsidTr="003A2E2D" w14:paraId="3DA8E237" w14:textId="77777777">
        <w:trPr>
          <w:trHeight w:val="308"/>
        </w:trPr>
        <w:tc>
          <w:tcPr>
            <w:cnfStyle w:val="001000000000" w:firstRow="0" w:lastRow="0" w:firstColumn="1" w:lastColumn="0" w:oddVBand="0" w:evenVBand="0" w:oddHBand="0" w:evenHBand="0" w:firstRowFirstColumn="0" w:firstRowLastColumn="0" w:lastRowFirstColumn="0" w:lastRowLastColumn="0"/>
            <w:tcW w:w="3424" w:type="dxa"/>
          </w:tcPr>
          <w:p w:rsidR="004E45F4" w:rsidP="004E45F4" w:rsidRDefault="004E45F4" w14:paraId="28FC3325" w14:textId="4C1A36A4">
            <w:r>
              <w:t>QA</w:t>
            </w:r>
          </w:p>
        </w:tc>
        <w:sdt>
          <w:sdtPr>
            <w:rPr>
              <w:color w:val="000000"/>
              <w:shd w:val="clear" w:color="auto" w:fill="E6E6E6"/>
            </w:rPr>
            <w:id w:val="-1316034614"/>
            <w:date w:fullDate="2025-02-24T00:00:00Z">
              <w:dateFormat w:val="M/d/yyyy"/>
              <w:lid w:val="en-US"/>
              <w:storeMappedDataAs w:val="dateTime"/>
              <w:calendar w:val="gregorian"/>
            </w:date>
          </w:sdtPr>
          <w:sdtContent>
            <w:tc>
              <w:tcPr>
                <w:tcW w:w="3326" w:type="dxa"/>
              </w:tcPr>
              <w:p w:rsidR="004E45F4" w:rsidP="004E45F4" w:rsidRDefault="00CE555E" w14:paraId="6E42EA68" w14:textId="42759F94">
                <w:pPr>
                  <w:spacing w:line="276" w:lineRule="auto"/>
                  <w:cnfStyle w:val="000000000000" w:firstRow="0" w:lastRow="0" w:firstColumn="0" w:lastColumn="0" w:oddVBand="0" w:evenVBand="0" w:oddHBand="0" w:evenHBand="0" w:firstRowFirstColumn="0" w:firstRowLastColumn="0" w:lastRowFirstColumn="0" w:lastRowLastColumn="0"/>
                </w:pPr>
                <w:r>
                  <w:rPr>
                    <w:color w:val="000000"/>
                    <w:shd w:val="clear" w:color="auto" w:fill="E6E6E6"/>
                  </w:rPr>
                  <w:t>2/24/2025</w:t>
                </w:r>
              </w:p>
            </w:tc>
          </w:sdtContent>
        </w:sdt>
        <w:sdt>
          <w:sdtPr>
            <w:rPr>
              <w:color w:val="000000"/>
              <w:shd w:val="clear" w:color="auto" w:fill="E6E6E6"/>
            </w:rPr>
            <w:id w:val="-1384550638"/>
            <w:date w:fullDate="2025-08-15T00:00:00Z">
              <w:dateFormat w:val="M/d/yyyy"/>
              <w:lid w:val="en-US"/>
              <w:storeMappedDataAs w:val="dateTime"/>
              <w:calendar w:val="gregorian"/>
            </w:date>
          </w:sdtPr>
          <w:sdtContent>
            <w:tc>
              <w:tcPr>
                <w:tcW w:w="3054" w:type="dxa"/>
              </w:tcPr>
              <w:p w:rsidR="004E45F4" w:rsidP="004E45F4" w:rsidRDefault="00CE555E" w14:paraId="18277B10" w14:textId="5876F6A4">
                <w:pPr>
                  <w:spacing w:line="276" w:lineRule="auto"/>
                  <w:cnfStyle w:val="000000000000" w:firstRow="0" w:lastRow="0" w:firstColumn="0" w:lastColumn="0" w:oddVBand="0" w:evenVBand="0" w:oddHBand="0" w:evenHBand="0" w:firstRowFirstColumn="0" w:firstRowLastColumn="0" w:lastRowFirstColumn="0" w:lastRowLastColumn="0"/>
                </w:pPr>
                <w:del w:author="Dadhi, Shruti (EHS)" w:date="2025-08-27T08:37:00Z" w16du:dateUtc="2025-08-27T12:37:00Z" w:id="906">
                  <w:r w:rsidDel="00657156">
                    <w:rPr>
                      <w:color w:val="000000"/>
                      <w:shd w:val="clear" w:color="auto" w:fill="E6E6E6"/>
                    </w:rPr>
                    <w:delText>2/28/2025</w:delText>
                  </w:r>
                </w:del>
                <w:ins w:author="Dadhi, Shruti (EHS)" w:date="2025-08-27T08:37:00Z" w16du:dateUtc="2025-08-27T12:37:00Z" w:id="907">
                  <w:r w:rsidR="00657156">
                    <w:rPr>
                      <w:color w:val="000000"/>
                      <w:shd w:val="clear" w:color="auto" w:fill="E6E6E6"/>
                    </w:rPr>
                    <w:t>8/15/2025</w:t>
                  </w:r>
                </w:ins>
              </w:p>
            </w:tc>
          </w:sdtContent>
        </w:sdt>
      </w:tr>
      <w:tr w:rsidR="004E45F4" w:rsidTr="003A2E2D" w14:paraId="7358AEC8" w14:textId="77777777">
        <w:trPr>
          <w:cnfStyle w:val="000000100000" w:firstRow="0" w:lastRow="0" w:firstColumn="0" w:lastColumn="0" w:oddVBand="0" w:evenVBand="0" w:oddHBand="1" w:evenHBand="0" w:firstRowFirstColumn="0" w:firstRowLastColumn="0" w:lastRowFirstColumn="0" w:lastRowLastColumn="0"/>
          <w:trHeight w:val="325"/>
        </w:trPr>
        <w:tc>
          <w:tcPr>
            <w:cnfStyle w:val="001000000000" w:firstRow="0" w:lastRow="0" w:firstColumn="1" w:lastColumn="0" w:oddVBand="0" w:evenVBand="0" w:oddHBand="0" w:evenHBand="0" w:firstRowFirstColumn="0" w:firstRowLastColumn="0" w:lastRowFirstColumn="0" w:lastRowLastColumn="0"/>
            <w:tcW w:w="3424" w:type="dxa"/>
          </w:tcPr>
          <w:p w:rsidR="004E45F4" w:rsidP="004E45F4" w:rsidRDefault="004E45F4" w14:paraId="12FB23D0" w14:textId="77777777">
            <w:r>
              <w:t>UAT Signoff</w:t>
            </w:r>
          </w:p>
        </w:tc>
        <w:sdt>
          <w:sdtPr>
            <w:rPr>
              <w:color w:val="000000"/>
              <w:shd w:val="clear" w:color="auto" w:fill="E6E6E6"/>
            </w:rPr>
            <w:id w:val="1092895911"/>
            <w:date w:fullDate="2025-02-24T00:00:00Z">
              <w:dateFormat w:val="M/d/yyyy"/>
              <w:lid w:val="en-US"/>
              <w:storeMappedDataAs w:val="dateTime"/>
              <w:calendar w:val="gregorian"/>
            </w:date>
          </w:sdtPr>
          <w:sdtContent>
            <w:tc>
              <w:tcPr>
                <w:tcW w:w="3326" w:type="dxa"/>
              </w:tcPr>
              <w:p w:rsidR="004E45F4" w:rsidP="004E45F4" w:rsidRDefault="00CE555E" w14:paraId="47998F25" w14:textId="301E5744">
                <w:pPr>
                  <w:spacing w:line="276" w:lineRule="auto"/>
                  <w:cnfStyle w:val="000000100000" w:firstRow="0" w:lastRow="0" w:firstColumn="0" w:lastColumn="0" w:oddVBand="0" w:evenVBand="0" w:oddHBand="1" w:evenHBand="0" w:firstRowFirstColumn="0" w:firstRowLastColumn="0" w:lastRowFirstColumn="0" w:lastRowLastColumn="0"/>
                </w:pPr>
                <w:r>
                  <w:rPr>
                    <w:color w:val="000000"/>
                    <w:shd w:val="clear" w:color="auto" w:fill="E6E6E6"/>
                  </w:rPr>
                  <w:t>2/24/2025</w:t>
                </w:r>
              </w:p>
            </w:tc>
          </w:sdtContent>
        </w:sdt>
        <w:sdt>
          <w:sdtPr>
            <w:rPr>
              <w:color w:val="000000"/>
              <w:shd w:val="clear" w:color="auto" w:fill="E6E6E6"/>
            </w:rPr>
            <w:id w:val="224954397"/>
            <w:date w:fullDate="2025-07-03T00:00:00Z">
              <w:dateFormat w:val="M/d/yyyy"/>
              <w:lid w:val="en-US"/>
              <w:storeMappedDataAs w:val="dateTime"/>
              <w:calendar w:val="gregorian"/>
            </w:date>
          </w:sdtPr>
          <w:sdtContent>
            <w:tc>
              <w:tcPr>
                <w:tcW w:w="3054" w:type="dxa"/>
              </w:tcPr>
              <w:p w:rsidR="004E45F4" w:rsidP="004E45F4" w:rsidRDefault="00CE555E" w14:paraId="69155B33" w14:textId="7C57388D">
                <w:pPr>
                  <w:spacing w:line="276" w:lineRule="auto"/>
                  <w:cnfStyle w:val="000000100000" w:firstRow="0" w:lastRow="0" w:firstColumn="0" w:lastColumn="0" w:oddVBand="0" w:evenVBand="0" w:oddHBand="1" w:evenHBand="0" w:firstRowFirstColumn="0" w:firstRowLastColumn="0" w:lastRowFirstColumn="0" w:lastRowLastColumn="0"/>
                </w:pPr>
                <w:del w:author="Dadhi, Shruti (EHS)" w:date="2025-08-27T08:36:00Z" w16du:dateUtc="2025-08-27T12:36:00Z" w:id="908">
                  <w:r w:rsidDel="007D2E7B">
                    <w:rPr>
                      <w:color w:val="000000"/>
                      <w:shd w:val="clear" w:color="auto" w:fill="E6E6E6"/>
                    </w:rPr>
                    <w:delText>2/28/2025</w:delText>
                  </w:r>
                </w:del>
                <w:ins w:author="Dadhi, Shruti (EHS)" w:date="2025-08-27T08:36:00Z" w16du:dateUtc="2025-08-27T12:36:00Z" w:id="909">
                  <w:r w:rsidR="007D2E7B">
                    <w:rPr>
                      <w:color w:val="000000"/>
                      <w:shd w:val="clear" w:color="auto" w:fill="E6E6E6"/>
                    </w:rPr>
                    <w:t>7/3/2025</w:t>
                  </w:r>
                </w:ins>
              </w:p>
            </w:tc>
          </w:sdtContent>
        </w:sdt>
      </w:tr>
      <w:tr w:rsidR="004E45F4" w:rsidTr="003A2E2D" w14:paraId="2377C104" w14:textId="77777777">
        <w:trPr>
          <w:trHeight w:val="325"/>
        </w:trPr>
        <w:tc>
          <w:tcPr>
            <w:cnfStyle w:val="001000000000" w:firstRow="0" w:lastRow="0" w:firstColumn="1" w:lastColumn="0" w:oddVBand="0" w:evenVBand="0" w:oddHBand="0" w:evenHBand="0" w:firstRowFirstColumn="0" w:firstRowLastColumn="0" w:lastRowFirstColumn="0" w:lastRowLastColumn="0"/>
            <w:tcW w:w="3424" w:type="dxa"/>
          </w:tcPr>
          <w:p w:rsidR="004E45F4" w:rsidP="004E45F4" w:rsidRDefault="004E45F4" w14:paraId="2C362724" w14:textId="4B116B2D">
            <w:pPr>
              <w:spacing w:line="276" w:lineRule="auto"/>
            </w:pPr>
            <w:r>
              <w:t>PROD</w:t>
            </w:r>
            <w:r w:rsidR="00CE555E">
              <w:t xml:space="preserve"> deployment</w:t>
            </w:r>
          </w:p>
        </w:tc>
        <w:sdt>
          <w:sdtPr>
            <w:rPr>
              <w:color w:val="000000"/>
              <w:shd w:val="clear" w:color="auto" w:fill="E6E6E6"/>
            </w:rPr>
            <w:id w:val="177706752"/>
            <w:date w:fullDate="2025-08-01T00:00:00Z">
              <w:dateFormat w:val="M/d/yyyy"/>
              <w:lid w:val="en-US"/>
              <w:storeMappedDataAs w:val="dateTime"/>
              <w:calendar w:val="gregorian"/>
            </w:date>
          </w:sdtPr>
          <w:sdtContent>
            <w:tc>
              <w:tcPr>
                <w:tcW w:w="3326" w:type="dxa"/>
              </w:tcPr>
              <w:p w:rsidR="004E45F4" w:rsidP="004E45F4" w:rsidRDefault="00CE555E" w14:paraId="34886CEA" w14:textId="7B5F936A">
                <w:pPr>
                  <w:spacing w:line="276" w:lineRule="auto"/>
                  <w:cnfStyle w:val="000000000000" w:firstRow="0" w:lastRow="0" w:firstColumn="0" w:lastColumn="0" w:oddVBand="0" w:evenVBand="0" w:oddHBand="0" w:evenHBand="0" w:firstRowFirstColumn="0" w:firstRowLastColumn="0" w:lastRowFirstColumn="0" w:lastRowLastColumn="0"/>
                </w:pPr>
                <w:del w:author="Dadhi, Shruti (EHS)" w:date="2025-08-27T08:33:00Z" w16du:dateUtc="2025-08-27T12:33:00Z" w:id="910">
                  <w:r w:rsidDel="00A4724F">
                    <w:rPr>
                      <w:color w:val="000000"/>
                      <w:shd w:val="clear" w:color="auto" w:fill="E6E6E6"/>
                    </w:rPr>
                    <w:delText>3/3/2025</w:delText>
                  </w:r>
                </w:del>
                <w:ins w:author="Dadhi, Shruti (EHS)" w:date="2025-08-27T08:33:00Z" w16du:dateUtc="2025-08-27T12:33:00Z" w:id="911">
                  <w:r w:rsidR="00A4724F">
                    <w:rPr>
                      <w:color w:val="000000"/>
                      <w:shd w:val="clear" w:color="auto" w:fill="E6E6E6"/>
                    </w:rPr>
                    <w:t>8/1/2025</w:t>
                  </w:r>
                </w:ins>
              </w:p>
            </w:tc>
          </w:sdtContent>
        </w:sdt>
        <w:sdt>
          <w:sdtPr>
            <w:rPr>
              <w:color w:val="000000"/>
              <w:shd w:val="clear" w:color="auto" w:fill="E6E6E6"/>
            </w:rPr>
            <w:id w:val="796267511"/>
            <w:date w:fullDate="2025-08-04T00:00:00Z">
              <w:dateFormat w:val="M/d/yyyy"/>
              <w:lid w:val="en-US"/>
              <w:storeMappedDataAs w:val="dateTime"/>
              <w:calendar w:val="gregorian"/>
            </w:date>
          </w:sdtPr>
          <w:sdtContent>
            <w:tc>
              <w:tcPr>
                <w:tcW w:w="3054" w:type="dxa"/>
              </w:tcPr>
              <w:p w:rsidR="004E45F4" w:rsidP="004E45F4" w:rsidRDefault="00CE555E" w14:paraId="70C728DE" w14:textId="2900A3FD">
                <w:pPr>
                  <w:spacing w:line="276" w:lineRule="auto"/>
                  <w:cnfStyle w:val="000000000000" w:firstRow="0" w:lastRow="0" w:firstColumn="0" w:lastColumn="0" w:oddVBand="0" w:evenVBand="0" w:oddHBand="0" w:evenHBand="0" w:firstRowFirstColumn="0" w:firstRowLastColumn="0" w:lastRowFirstColumn="0" w:lastRowLastColumn="0"/>
                </w:pPr>
                <w:del w:author="Dadhi, Shruti (EHS)" w:date="2025-08-27T08:33:00Z" w16du:dateUtc="2025-08-27T12:33:00Z" w:id="912">
                  <w:r w:rsidDel="00A4724F">
                    <w:rPr>
                      <w:color w:val="000000"/>
                      <w:shd w:val="clear" w:color="auto" w:fill="E6E6E6"/>
                    </w:rPr>
                    <w:delText>3/7/2025</w:delText>
                  </w:r>
                </w:del>
                <w:ins w:author="Dadhi, Shruti (EHS)" w:date="2025-08-27T08:33:00Z" w16du:dateUtc="2025-08-27T12:33:00Z" w:id="913">
                  <w:r w:rsidR="00A4724F">
                    <w:rPr>
                      <w:color w:val="000000"/>
                      <w:shd w:val="clear" w:color="auto" w:fill="E6E6E6"/>
                    </w:rPr>
                    <w:t>8/4/2025</w:t>
                  </w:r>
                </w:ins>
              </w:p>
            </w:tc>
          </w:sdtContent>
        </w:sdt>
      </w:tr>
    </w:tbl>
    <w:p w:rsidR="004C5AE7" w:rsidP="004C5AE7" w:rsidRDefault="004C5AE7" w14:paraId="2AFC113C" w14:textId="77777777"/>
    <w:p w:rsidR="00574C14" w:rsidP="004C5AE7" w:rsidRDefault="00574C14" w14:paraId="6BC55323" w14:textId="77777777"/>
    <w:p w:rsidRPr="00C06051" w:rsidR="009128E1" w:rsidRDefault="009128E1" w14:paraId="25604C13" w14:textId="77777777">
      <w:pPr>
        <w:pStyle w:val="Heading1"/>
        <w:numPr>
          <w:ilvl w:val="0"/>
          <w:numId w:val="23"/>
        </w:numPr>
        <w:pPrChange w:author="Dadhi, Shruti (EHS)" w:date="2025-08-28T14:34:00Z" w16du:dateUtc="2025-08-28T18:34:00Z" w:id="914">
          <w:pPr>
            <w:pStyle w:val="Heading1"/>
            <w:numPr>
              <w:numId w:val="10"/>
            </w:numPr>
            <w:ind w:left="360" w:hanging="360"/>
          </w:pPr>
        </w:pPrChange>
      </w:pPr>
      <w:bookmarkStart w:name="_Toc117609187" w:id="915"/>
      <w:bookmarkStart w:name="_Toc185866256" w:id="916"/>
      <w:bookmarkStart w:name="_Toc207284788" w:id="917"/>
      <w:r w:rsidRPr="00C06051">
        <w:t>Communication Log</w:t>
      </w:r>
      <w:bookmarkEnd w:id="915"/>
      <w:bookmarkEnd w:id="916"/>
      <w:bookmarkEnd w:id="917"/>
    </w:p>
    <w:p w:rsidR="00574C14" w:rsidP="004C5AE7" w:rsidRDefault="00574C14" w14:paraId="5EA1610C" w14:textId="77777777"/>
    <w:p w:rsidR="00574C14" w:rsidP="004C5AE7" w:rsidRDefault="00574C14" w14:paraId="6C9F0A39" w14:textId="77777777"/>
    <w:tbl>
      <w:tblPr>
        <w:tblStyle w:val="TableGrid"/>
        <w:tblW w:w="9995" w:type="dxa"/>
        <w:tblLook w:val="04A0" w:firstRow="1" w:lastRow="0" w:firstColumn="1" w:lastColumn="0" w:noHBand="0" w:noVBand="1"/>
      </w:tblPr>
      <w:tblGrid>
        <w:gridCol w:w="4766"/>
        <w:gridCol w:w="5229"/>
      </w:tblGrid>
      <w:tr w:rsidRPr="009B23F8" w:rsidR="00574C14" w:rsidTr="003A2E2D" w14:paraId="50C0034B" w14:textId="77777777">
        <w:trPr>
          <w:trHeight w:val="328"/>
        </w:trPr>
        <w:tc>
          <w:tcPr>
            <w:tcW w:w="4766" w:type="dxa"/>
            <w:shd w:val="clear" w:color="auto" w:fill="002060"/>
          </w:tcPr>
          <w:p w:rsidRPr="009B23F8" w:rsidR="00574C14" w:rsidP="003A2E2D" w:rsidRDefault="00574C14" w14:paraId="528C5897" w14:textId="77777777">
            <w:pPr>
              <w:keepLines/>
              <w:widowControl w:val="0"/>
              <w:rPr>
                <w:b/>
                <w:bCs/>
                <w:color w:val="FFFFFF" w:themeColor="background1"/>
                <w:sz w:val="20"/>
                <w:szCs w:val="20"/>
              </w:rPr>
            </w:pPr>
            <w:r w:rsidRPr="009B23F8">
              <w:rPr>
                <w:b/>
                <w:bCs/>
                <w:color w:val="FFFFFF" w:themeColor="background1"/>
                <w:sz w:val="20"/>
                <w:szCs w:val="20"/>
              </w:rPr>
              <w:t xml:space="preserve">Documents </w:t>
            </w:r>
          </w:p>
        </w:tc>
        <w:tc>
          <w:tcPr>
            <w:tcW w:w="5229" w:type="dxa"/>
            <w:shd w:val="clear" w:color="auto" w:fill="002060"/>
          </w:tcPr>
          <w:p w:rsidRPr="009B23F8" w:rsidR="00574C14" w:rsidP="003A2E2D" w:rsidRDefault="00574C14" w14:paraId="6D2F759D" w14:textId="77777777">
            <w:pPr>
              <w:keepLines/>
              <w:widowControl w:val="0"/>
              <w:rPr>
                <w:b/>
                <w:bCs/>
                <w:color w:val="FFFFFF" w:themeColor="background1"/>
                <w:sz w:val="20"/>
                <w:szCs w:val="20"/>
              </w:rPr>
            </w:pPr>
            <w:r w:rsidRPr="009B23F8">
              <w:rPr>
                <w:b/>
                <w:bCs/>
                <w:color w:val="FFFFFF" w:themeColor="background1"/>
                <w:sz w:val="20"/>
                <w:szCs w:val="20"/>
              </w:rPr>
              <w:t>Description</w:t>
            </w:r>
          </w:p>
        </w:tc>
      </w:tr>
      <w:tr w:rsidR="00574C14" w:rsidTr="003A2E2D" w14:paraId="2B3DC94D" w14:textId="77777777">
        <w:trPr>
          <w:trHeight w:val="383"/>
        </w:trPr>
        <w:tc>
          <w:tcPr>
            <w:tcW w:w="4766" w:type="dxa"/>
          </w:tcPr>
          <w:p w:rsidR="00574C14" w:rsidP="003A2E2D" w:rsidRDefault="00574C14" w14:paraId="714B2671" w14:textId="5709D2BA">
            <w:pPr>
              <w:keepLines/>
              <w:widowControl w:val="0"/>
            </w:pPr>
            <w:r>
              <w:t>Intake Request-</w:t>
            </w:r>
            <w:r w:rsidR="00736409">
              <w:t>41310</w:t>
            </w:r>
          </w:p>
        </w:tc>
        <w:tc>
          <w:tcPr>
            <w:tcW w:w="5229" w:type="dxa"/>
          </w:tcPr>
          <w:p w:rsidR="00574C14" w:rsidP="003A2E2D" w:rsidRDefault="00642CED" w14:paraId="6B0EA0DA" w14:textId="7AD9F889">
            <w:pPr>
              <w:keepLines/>
              <w:widowControl w:val="0"/>
            </w:pPr>
            <w:r>
              <w:object w:dxaOrig="1508" w:dyaOrig="984" w14:anchorId="2FDCB454">
                <v:shape id="_x0000_i1026" style="width:75pt;height:49.5pt" o:ole="" type="#_x0000_t75">
                  <v:imagedata o:title="" r:id="rId26"/>
                </v:shape>
                <o:OLEObject Type="Embed" ProgID="AcroExch.Document.DC" ShapeID="_x0000_i1026" DrawAspect="Icon" ObjectID="_1819535865" r:id="rId27"/>
              </w:object>
            </w:r>
          </w:p>
        </w:tc>
      </w:tr>
      <w:tr w:rsidR="00574C14" w:rsidTr="003A2E2D" w14:paraId="744988F4" w14:textId="77777777">
        <w:trPr>
          <w:trHeight w:val="365"/>
        </w:trPr>
        <w:tc>
          <w:tcPr>
            <w:tcW w:w="4766" w:type="dxa"/>
          </w:tcPr>
          <w:p w:rsidR="00574C14" w:rsidP="003A2E2D" w:rsidRDefault="00B62A13" w14:paraId="7C605D6B" w14:textId="7965E716">
            <w:pPr>
              <w:keepLines/>
              <w:widowControl w:val="0"/>
            </w:pPr>
            <w:r w:rsidRPr="00B62A13">
              <w:t>Encounter Daily File Status Report 2024-12-03T13_00_06.865Z</w:t>
            </w:r>
          </w:p>
        </w:tc>
        <w:tc>
          <w:tcPr>
            <w:tcW w:w="5229" w:type="dxa"/>
          </w:tcPr>
          <w:p w:rsidR="00574C14" w:rsidP="003A2E2D" w:rsidRDefault="003D75C9" w14:paraId="17ECD8E5" w14:textId="5161618E">
            <w:pPr>
              <w:keepLines/>
              <w:widowControl w:val="0"/>
            </w:pPr>
            <w:r>
              <w:object w:dxaOrig="1508" w:dyaOrig="984" w14:anchorId="05596416">
                <v:shape id="_x0000_i1027" style="width:75pt;height:49.5pt" o:ole="" type="#_x0000_t75">
                  <v:imagedata o:title="" r:id="rId28"/>
                </v:shape>
                <o:OLEObject Type="Embed" ProgID="Excel.Sheet.12" ShapeID="_x0000_i1027" DrawAspect="Icon" ObjectID="_1819535866" r:id="rId29"/>
              </w:object>
            </w:r>
          </w:p>
        </w:tc>
      </w:tr>
      <w:tr w:rsidR="00574C14" w:rsidTr="003A2E2D" w14:paraId="66DC63EF" w14:textId="77777777">
        <w:trPr>
          <w:trHeight w:val="383"/>
        </w:trPr>
        <w:tc>
          <w:tcPr>
            <w:tcW w:w="4766" w:type="dxa"/>
          </w:tcPr>
          <w:p w:rsidR="00574C14" w:rsidP="003A2E2D" w:rsidRDefault="00810E15" w14:paraId="4417E895" w14:textId="0FD55939">
            <w:pPr>
              <w:keepLines/>
              <w:widowControl w:val="0"/>
            </w:pPr>
            <w:ins w:author="Dadhi, Shruti (EHS)" w:date="2025-08-27T08:32:00Z" w16du:dateUtc="2025-08-27T12:32:00Z" w:id="918">
              <w:r w:rsidRPr="00810E15">
                <w:t>MH Submission Dashboard refresh</w:t>
              </w:r>
            </w:ins>
          </w:p>
        </w:tc>
        <w:tc>
          <w:tcPr>
            <w:tcW w:w="5229" w:type="dxa"/>
          </w:tcPr>
          <w:p w:rsidR="00574C14" w:rsidP="003A2E2D" w:rsidRDefault="00282E61" w14:paraId="6442845A" w14:textId="1958DBA2">
            <w:pPr>
              <w:keepLines/>
              <w:widowControl w:val="0"/>
              <w:rPr>
                <w:rFonts w:ascii="Segoe UI" w:hAnsi="Segoe UI" w:cs="Segoe UI"/>
                <w:color w:val="242424"/>
                <w:sz w:val="21"/>
                <w:szCs w:val="21"/>
                <w:shd w:val="clear" w:color="auto" w:fill="FFFFFF"/>
              </w:rPr>
            </w:pPr>
            <w:ins w:author="Dadhi, Shruti (EHS)" w:date="2025-08-27T08:32:00Z" w16du:dateUtc="2025-08-27T12:32:00Z" w:id="919">
              <w:r>
                <w:object w:dxaOrig="1508" w:dyaOrig="984" w14:anchorId="038DD33F">
                  <v:shape id="_x0000_i1028" style="width:75pt;height:48.75pt" o:ole="" type="#_x0000_t75">
                    <v:imagedata o:title="" r:id="rId30"/>
                  </v:shape>
                  <o:OLEObject Type="Embed" ProgID="Package" ShapeID="_x0000_i1028" DrawAspect="Icon" ObjectID="_1819535867" r:id="rId31"/>
                </w:object>
              </w:r>
            </w:ins>
          </w:p>
        </w:tc>
      </w:tr>
    </w:tbl>
    <w:p w:rsidRPr="004C5AE7" w:rsidR="00574C14" w:rsidP="004C5AE7" w:rsidRDefault="00574C14" w14:paraId="4AFC9835" w14:textId="77777777"/>
    <w:sectPr w:rsidRPr="004C5AE7" w:rsidR="00574C14">
      <w:headerReference w:type="even" r:id="rId32"/>
      <w:headerReference w:type="default" r:id="rId33"/>
      <w:footerReference w:type="even" r:id="rId34"/>
      <w:footerReference w:type="default" r:id="rId35"/>
      <w:headerReference w:type="first" r:id="rId36"/>
      <w:footerReference w:type="first" r:id="rId37"/>
      <w:pgSz w:w="12240" w:h="15840" w:orient="portrait"/>
      <w:pgMar w:top="1092" w:right="1170" w:bottom="1440" w:left="1440" w:header="720" w:footer="720" w:gutter="0"/>
      <w:pgNumType w:start="1"/>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JB" w:author="Boney, John (EHS)" w:date="2025-02-25T13:00:00Z" w:id="357">
    <w:p w:rsidR="00EA3CFF" w:rsidP="00EA3CFF" w:rsidRDefault="00EA3CFF" w14:paraId="29C1938F" w14:textId="33D3FEC7">
      <w:pPr>
        <w:pStyle w:val="CommentText"/>
      </w:pPr>
      <w:r>
        <w:rPr>
          <w:rStyle w:val="CommentReference"/>
        </w:rPr>
        <w:annotationRef/>
      </w:r>
      <w:r>
        <w:t xml:space="preserve">This is admittedly a swag but would appreciate any thoughts on this.  Maybe there is historical information here to draw on?  This could also be a filter on a visual (ie a slider bar) but would need some POV on what is the ‘default amount’  </w:t>
      </w:r>
    </w:p>
  </w:comment>
  <w:comment w:initials="JB" w:author="Boney, John (EHS)" w:date="2025-02-25T14:04:00Z" w:id="775">
    <w:p w:rsidR="004D7AA9" w:rsidP="004D7AA9" w:rsidRDefault="004D7AA9" w14:paraId="09A7B391" w14:textId="77777777">
      <w:pPr>
        <w:pStyle w:val="CommentText"/>
      </w:pPr>
      <w:r>
        <w:rPr>
          <w:rStyle w:val="CommentReference"/>
        </w:rPr>
        <w:annotationRef/>
      </w:r>
      <w:r>
        <w:t>All, recommend retitling these sections to describe the “what” of the visualization, not the way the data is being represented.</w:t>
      </w:r>
    </w:p>
  </w:comment>
  <w:comment w:initials="SD" w:author="Dadhi, Shruti (EHS)" w:date="2025-08-28T14:19:00Z" w:id="893">
    <w:p w:rsidR="00DA676D" w:rsidP="00DA676D" w:rsidRDefault="00DA676D" w14:paraId="729F40C9" w14:textId="77777777">
      <w:pPr>
        <w:pStyle w:val="CommentText"/>
      </w:pPr>
      <w:r>
        <w:rPr>
          <w:rStyle w:val="CommentReference"/>
        </w:rPr>
        <w:annotationRef/>
      </w:r>
      <w:r>
        <w:t>Hi John - Could you please provide sample for Data governance sample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9C1938F" w15:done="0"/>
  <w15:commentEx w15:paraId="09A7B391" w15:done="0"/>
  <w15:commentEx w15:paraId="729F40C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EC2A5F6" w16cex:dateUtc="2025-02-25T18:00:00Z"/>
  <w16cex:commentExtensible w16cex:durableId="58BC8E7C" w16cex:dateUtc="2025-02-25T19:04:00Z"/>
  <w16cex:commentExtensible w16cex:durableId="6F7F3B1B" w16cex:dateUtc="2025-08-28T18:1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9C1938F" w16cid:durableId="1EC2A5F6"/>
  <w16cid:commentId w16cid:paraId="09A7B391" w16cid:durableId="58BC8E7C"/>
  <w16cid:commentId w16cid:paraId="729F40C9" w16cid:durableId="6F7F3B1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87A4F" w:rsidRDefault="00B87A4F" w14:paraId="409B805E" w14:textId="77777777">
      <w:r>
        <w:separator/>
      </w:r>
    </w:p>
  </w:endnote>
  <w:endnote w:type="continuationSeparator" w:id="0">
    <w:p w:rsidR="00B87A4F" w:rsidRDefault="00B87A4F" w14:paraId="7CE4795F"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roman"/>
    <w:pitch w:val="fixed"/>
    <w:sig w:usb0="00000001" w:usb1="08070000" w:usb2="00000010" w:usb3="00000000" w:csb0="00020000" w:csb1="00000000"/>
  </w:font>
  <w:font w:name="Georgia">
    <w:panose1 w:val="02040502050405020303"/>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47E75" w:rsidRDefault="00747E75" w14:paraId="40F692D4" w14:textId="77777777">
    <w:pPr>
      <w:pBdr>
        <w:top w:val="nil"/>
        <w:left w:val="nil"/>
        <w:bottom w:val="nil"/>
        <w:right w:val="nil"/>
        <w:between w:val="nil"/>
      </w:pBdr>
      <w:tabs>
        <w:tab w:val="center" w:pos="4680"/>
        <w:tab w:val="right" w:pos="936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747E75" w:rsidRDefault="009C379A" w14:paraId="40F692D5" w14:textId="5C52083D">
    <w:pPr>
      <w:pBdr>
        <w:top w:val="nil"/>
        <w:left w:val="nil"/>
        <w:bottom w:val="nil"/>
        <w:right w:val="nil"/>
        <w:between w:val="nil"/>
      </w:pBdr>
      <w:tabs>
        <w:tab w:val="center" w:pos="4680"/>
        <w:tab w:val="right" w:pos="9360"/>
      </w:tabs>
      <w:rPr>
        <w:color w:val="000000"/>
      </w:rPr>
    </w:pPr>
    <w:r>
      <w:rPr>
        <w:color w:val="000000"/>
      </w:rPr>
      <w:t>Version 1.</w:t>
    </w:r>
    <w:r w:rsidR="001618E9">
      <w:rPr>
        <w:color w:val="000000"/>
      </w:rPr>
      <w:t>2</w:t>
    </w:r>
    <w:r w:rsidR="000C39A6">
      <w:rPr>
        <w:color w:val="000000"/>
      </w:rPr>
      <w:tab/>
    </w:r>
    <w:r w:rsidR="000C39A6">
      <w:rPr>
        <w:color w:val="000000"/>
      </w:rPr>
      <w:t xml:space="preserve">Last Updated: </w:t>
    </w:r>
    <w:r w:rsidR="00B62A13">
      <w:rPr>
        <w:color w:val="000000"/>
      </w:rPr>
      <w:t>02</w:t>
    </w:r>
    <w:r w:rsidR="000C39A6">
      <w:rPr>
        <w:color w:val="000000"/>
      </w:rPr>
      <w:t>/</w:t>
    </w:r>
    <w:r w:rsidR="001618E9">
      <w:rPr>
        <w:color w:val="000000"/>
      </w:rPr>
      <w:t>12</w:t>
    </w:r>
    <w:r w:rsidR="00747E75">
      <w:rPr>
        <w:color w:val="000000"/>
      </w:rPr>
      <w:t>/202</w:t>
    </w:r>
    <w:r w:rsidR="00B62A13">
      <w:rPr>
        <w:color w:val="000000"/>
      </w:rPr>
      <w:t>5</w:t>
    </w:r>
    <w:r w:rsidR="00747E75">
      <w:rPr>
        <w:color w:val="000000"/>
      </w:rPr>
      <w:t xml:space="preserve">   </w:t>
    </w:r>
    <w:r w:rsidR="00747E75">
      <w:rPr>
        <w:color w:val="000000"/>
      </w:rPr>
      <w:tab/>
    </w:r>
    <w:r w:rsidR="00747E75">
      <w:rPr>
        <w:color w:val="000000"/>
      </w:rPr>
      <w:t xml:space="preserve">Page </w:t>
    </w:r>
    <w:r w:rsidR="00747E75">
      <w:rPr>
        <w:b/>
        <w:color w:val="000000"/>
        <w:sz w:val="24"/>
        <w:szCs w:val="24"/>
      </w:rPr>
      <w:fldChar w:fldCharType="begin"/>
    </w:r>
    <w:r w:rsidR="00747E75">
      <w:rPr>
        <w:b/>
        <w:color w:val="000000"/>
        <w:sz w:val="24"/>
        <w:szCs w:val="24"/>
      </w:rPr>
      <w:instrText>PAGE</w:instrText>
    </w:r>
    <w:r w:rsidR="00747E75">
      <w:rPr>
        <w:b/>
        <w:color w:val="000000"/>
        <w:sz w:val="24"/>
        <w:szCs w:val="24"/>
      </w:rPr>
      <w:fldChar w:fldCharType="separate"/>
    </w:r>
    <w:r w:rsidR="0061161A">
      <w:rPr>
        <w:b/>
        <w:noProof/>
        <w:color w:val="000000"/>
        <w:sz w:val="24"/>
        <w:szCs w:val="24"/>
      </w:rPr>
      <w:t>3</w:t>
    </w:r>
    <w:r w:rsidR="00747E75">
      <w:rPr>
        <w:b/>
        <w:color w:val="000000"/>
        <w:sz w:val="24"/>
        <w:szCs w:val="24"/>
      </w:rPr>
      <w:fldChar w:fldCharType="end"/>
    </w:r>
    <w:r w:rsidR="00747E75">
      <w:rPr>
        <w:color w:val="000000"/>
      </w:rPr>
      <w:t xml:space="preserve"> of </w:t>
    </w:r>
    <w:r w:rsidR="00747E75">
      <w:rPr>
        <w:b/>
        <w:color w:val="000000"/>
        <w:sz w:val="24"/>
        <w:szCs w:val="24"/>
      </w:rPr>
      <w:fldChar w:fldCharType="begin"/>
    </w:r>
    <w:r w:rsidR="00747E75">
      <w:rPr>
        <w:b/>
        <w:color w:val="000000"/>
        <w:sz w:val="24"/>
        <w:szCs w:val="24"/>
      </w:rPr>
      <w:instrText>NUMPAGES</w:instrText>
    </w:r>
    <w:r w:rsidR="00747E75">
      <w:rPr>
        <w:b/>
        <w:color w:val="000000"/>
        <w:sz w:val="24"/>
        <w:szCs w:val="24"/>
      </w:rPr>
      <w:fldChar w:fldCharType="separate"/>
    </w:r>
    <w:r w:rsidR="0061161A">
      <w:rPr>
        <w:b/>
        <w:noProof/>
        <w:color w:val="000000"/>
        <w:sz w:val="24"/>
        <w:szCs w:val="24"/>
      </w:rPr>
      <w:t>14</w:t>
    </w:r>
    <w:r w:rsidR="00747E75">
      <w:rPr>
        <w:b/>
        <w:color w:val="000000"/>
        <w:sz w:val="24"/>
        <w:szCs w:val="24"/>
      </w:rPr>
      <w:fldChar w:fldCharType="end"/>
    </w:r>
    <w:r w:rsidR="00747E75">
      <w:rPr>
        <w:noProof/>
      </w:rPr>
      <mc:AlternateContent>
        <mc:Choice Requires="wps">
          <w:drawing>
            <wp:anchor distT="91440" distB="91440" distL="114300" distR="114300" simplePos="0" relativeHeight="251658240" behindDoc="0" locked="0" layoutInCell="1" hidden="0" allowOverlap="1" wp14:anchorId="40F692D8" wp14:editId="40F692D9">
              <wp:simplePos x="0" y="0"/>
              <wp:positionH relativeFrom="column">
                <wp:posOffset>88901</wp:posOffset>
              </wp:positionH>
              <wp:positionV relativeFrom="paragraph">
                <wp:posOffset>2541</wp:posOffset>
              </wp:positionV>
              <wp:extent cx="5953125" cy="45720"/>
              <wp:effectExtent l="0" t="0" r="0" b="0"/>
              <wp:wrapSquare wrapText="bothSides" distT="91440" distB="91440" distL="114300" distR="114300"/>
              <wp:docPr id="59" name="Rectangle 59"/>
              <wp:cNvGraphicFramePr/>
              <a:graphic xmlns:a="http://schemas.openxmlformats.org/drawingml/2006/main">
                <a:graphicData uri="http://schemas.microsoft.com/office/word/2010/wordprocessingShape">
                  <wps:wsp>
                    <wps:cNvSpPr/>
                    <wps:spPr>
                      <a:xfrm>
                        <a:off x="2374200" y="3761903"/>
                        <a:ext cx="5943600" cy="36195"/>
                      </a:xfrm>
                      <a:prstGeom prst="rect">
                        <a:avLst/>
                      </a:prstGeom>
                      <a:solidFill>
                        <a:schemeClr val="accent1"/>
                      </a:solidFill>
                      <a:ln>
                        <a:noFill/>
                      </a:ln>
                    </wps:spPr>
                    <wps:txbx>
                      <w:txbxContent>
                        <w:p w:rsidR="00747E75" w:rsidRDefault="00747E75" w14:paraId="40F692DA" w14:textId="77777777">
                          <w:pPr>
                            <w:textDirection w:val="btLr"/>
                          </w:pPr>
                        </w:p>
                      </w:txbxContent>
                    </wps:txbx>
                    <wps:bodyPr spcFirstLastPara="1" wrap="square" lIns="91425" tIns="91425" rIns="91425" bIns="91425" anchor="ctr" anchorCtr="0">
                      <a:noAutofit/>
                    </wps:bodyPr>
                  </wps:wsp>
                </a:graphicData>
              </a:graphic>
            </wp:anchor>
          </w:drawing>
        </mc:Choice>
        <mc:Fallback>
          <w:pict w14:anchorId="68D2DEAA">
            <v:rect id="Rectangle 59" style="position:absolute;margin-left:7pt;margin-top:.2pt;width:468.75pt;height:3.6pt;z-index:251658240;visibility:visible;mso-wrap-style:square;mso-wrap-distance-left:9pt;mso-wrap-distance-top:7.2pt;mso-wrap-distance-right:9pt;mso-wrap-distance-bottom:7.2pt;mso-position-horizontal:absolute;mso-position-horizontal-relative:text;mso-position-vertical:absolute;mso-position-vertical-relative:text;v-text-anchor:middle" o:spid="_x0000_s1026" fillcolor="#6076b4 [3204]" stroked="f" w14:anchorId="40F692D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">
              <v:textbox inset="2.53958mm,2.53958mm,2.53958mm,2.53958mm">
                <w:txbxContent>
                  <w:p w:rsidR="00747E75" w:rsidRDefault="00747E75" w14:paraId="672A6659" w14:textId="77777777">
                    <w:pPr>
                      <w:textDirection w:val="btLr"/>
                    </w:pPr>
                  </w:p>
                </w:txbxContent>
              </v:textbox>
              <w10:wrap type="square"/>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47E75" w:rsidRDefault="00747E75" w14:paraId="40F692D7" w14:textId="77777777">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87A4F" w:rsidRDefault="00B87A4F" w14:paraId="55C14155" w14:textId="77777777">
      <w:r>
        <w:separator/>
      </w:r>
    </w:p>
  </w:footnote>
  <w:footnote w:type="continuationSeparator" w:id="0">
    <w:p w:rsidR="00B87A4F" w:rsidRDefault="00B87A4F" w14:paraId="409369F7"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47E75" w:rsidRDefault="00747E75" w14:paraId="40F692D0" w14:textId="77777777">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07528C" w:rsidR="0007528C" w:rsidP="0007528C" w:rsidRDefault="0007528C" w14:paraId="76CEAA12" w14:textId="77777777">
    <w:pPr>
      <w:pStyle w:val="Title"/>
      <w:jc w:val="center"/>
      <w:rPr>
        <w:bCs/>
        <w:color w:val="6076B4" w:themeColor="accent1"/>
        <w:sz w:val="16"/>
        <w:szCs w:val="16"/>
        <w14:textFill>
          <w14:gradFill>
            <w14:gsLst>
              <w14:gs w14:pos="0">
                <w14:schemeClr w14:val="accent1">
                  <w14:lumMod w14:val="75000"/>
                  <w14:shade w14:val="30000"/>
                  <w14:satMod w14:val="115000"/>
                </w14:schemeClr>
              </w14:gs>
              <w14:gs w14:pos="50000">
                <w14:schemeClr w14:val="accent1">
                  <w14:lumMod w14:val="75000"/>
                  <w14:shade w14:val="67500"/>
                  <w14:satMod w14:val="115000"/>
                </w14:schemeClr>
              </w14:gs>
              <w14:gs w14:pos="100000">
                <w14:schemeClr w14:val="accent1">
                  <w14:lumMod w14:val="75000"/>
                  <w14:shade w14:val="100000"/>
                  <w14:satMod w14:val="115000"/>
                </w14:schemeClr>
              </w14:gs>
            </w14:gsLst>
            <w14:path w14:path="circle">
              <w14:fillToRect w14:l="100000" w14:t="100000" w14:r="0" w14:b="0"/>
            </w14:path>
          </w14:gradFill>
        </w14:textFill>
      </w:rPr>
    </w:pPr>
    <w:r w:rsidRPr="009D5D8E">
      <w:rPr>
        <w:bCs/>
        <w:color w:val="6076B4" w:themeColor="accent1"/>
        <w:sz w:val="16"/>
        <w:szCs w:val="16"/>
        <w14:textFill>
          <w14:gradFill>
            <w14:gsLst>
              <w14:gs w14:pos="0">
                <w14:schemeClr w14:val="accent1">
                  <w14:lumMod w14:val="75000"/>
                  <w14:shade w14:val="30000"/>
                  <w14:satMod w14:val="115000"/>
                </w14:schemeClr>
              </w14:gs>
              <w14:gs w14:pos="50000">
                <w14:schemeClr w14:val="accent1">
                  <w14:lumMod w14:val="75000"/>
                  <w14:shade w14:val="67500"/>
                  <w14:satMod w14:val="115000"/>
                </w14:schemeClr>
              </w14:gs>
              <w14:gs w14:pos="100000">
                <w14:schemeClr w14:val="accent1">
                  <w14:lumMod w14:val="75000"/>
                  <w14:shade w14:val="100000"/>
                  <w14:satMod w14:val="115000"/>
                </w14:schemeClr>
              </w14:gs>
            </w14:gsLst>
            <w14:path w14:path="circle">
              <w14:fillToRect w14:l="100000" w14:t="100000" w14:r="0" w14:b="0"/>
            </w14:path>
          </w14:gradFill>
        </w14:textFill>
      </w:rPr>
      <w:t xml:space="preserve">DWHS-41310 </w:t>
    </w:r>
    <w:r w:rsidRPr="0007528C">
      <w:rPr>
        <w:bCs/>
        <w:color w:val="6076B4" w:themeColor="accent1"/>
        <w:sz w:val="16"/>
        <w:szCs w:val="16"/>
        <w14:textFill>
          <w14:gradFill>
            <w14:gsLst>
              <w14:gs w14:pos="0">
                <w14:schemeClr w14:val="accent1">
                  <w14:lumMod w14:val="75000"/>
                  <w14:shade w14:val="30000"/>
                  <w14:satMod w14:val="115000"/>
                </w14:schemeClr>
              </w14:gs>
              <w14:gs w14:pos="50000">
                <w14:schemeClr w14:val="accent1">
                  <w14:lumMod w14:val="75000"/>
                  <w14:shade w14:val="67500"/>
                  <w14:satMod w14:val="115000"/>
                </w14:schemeClr>
              </w14:gs>
              <w14:gs w14:pos="100000">
                <w14:schemeClr w14:val="accent1">
                  <w14:lumMod w14:val="75000"/>
                  <w14:shade w14:val="100000"/>
                  <w14:satMod w14:val="115000"/>
                </w14:schemeClr>
              </w14:gs>
            </w14:gsLst>
            <w14:path w14:path="circle">
              <w14:fillToRect w14:l="100000" w14:t="100000" w14:r="0" w14:b="0"/>
            </w14:path>
          </w14:gradFill>
        </w14:textFill>
      </w:rPr>
      <w:t>Encounter Data Quality Scorecard</w:t>
    </w:r>
  </w:p>
  <w:p w:rsidR="00747E75" w:rsidRDefault="00747E75" w14:paraId="40F692D2" w14:textId="77777777">
    <w:pPr>
      <w:pBdr>
        <w:top w:val="nil"/>
        <w:left w:val="nil"/>
        <w:bottom w:val="nil"/>
        <w:right w:val="nil"/>
        <w:between w:val="single" w:color="6076B4" w:sz="4" w:space="1"/>
      </w:pBdr>
      <w:tabs>
        <w:tab w:val="center" w:pos="4680"/>
        <w:tab w:val="right" w:pos="9360"/>
      </w:tabs>
      <w:jc w:val="center"/>
      <w:rPr>
        <w:color w:val="000000"/>
        <w:sz w:val="2"/>
        <w:szCs w:val="2"/>
      </w:rPr>
    </w:pPr>
  </w:p>
  <w:p w:rsidR="00747E75" w:rsidRDefault="00747E75" w14:paraId="40F692D3" w14:textId="77777777">
    <w:pPr>
      <w:pBdr>
        <w:top w:val="nil"/>
        <w:left w:val="nil"/>
        <w:bottom w:val="nil"/>
        <w:right w:val="nil"/>
        <w:between w:val="nil"/>
      </w:pBdr>
      <w:tabs>
        <w:tab w:val="center" w:pos="4680"/>
        <w:tab w:val="right" w:pos="9360"/>
      </w:tabs>
      <w:rPr>
        <w:color w:val="000000"/>
        <w:sz w:val="10"/>
        <w:szCs w:val="1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47E75" w:rsidRDefault="00747E75" w14:paraId="40F692D6" w14:textId="77777777">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F4C36"/>
    <w:multiLevelType w:val="hybridMultilevel"/>
    <w:tmpl w:val="072EEA8E"/>
    <w:lvl w:ilvl="0" w:tplc="FFFFFFFF">
      <w:start w:val="1"/>
      <w:numFmt w:val="bullet"/>
      <w:lvlText w:val=""/>
      <w:lvlJc w:val="left"/>
      <w:pPr>
        <w:ind w:left="720" w:hanging="360"/>
      </w:pPr>
      <w:rPr>
        <w:rFonts w:hint="default" w:ascii="Wingdings" w:hAnsi="Wingdings"/>
        <w:color w:val="42558C" w:themeColor="accent1" w:themeShade="BF"/>
      </w:rPr>
    </w:lvl>
    <w:lvl w:ilvl="1" w:tplc="FFFFFFFF" w:tentative="1">
      <w:start w:val="1"/>
      <w:numFmt w:val="bullet"/>
      <w:lvlText w:val="o"/>
      <w:lvlJc w:val="left"/>
      <w:pPr>
        <w:ind w:left="1440" w:hanging="360"/>
      </w:pPr>
      <w:rPr>
        <w:rFonts w:hint="default" w:ascii="Courier New" w:hAnsi="Courier New" w:cs="Courier New"/>
      </w:rPr>
    </w:lvl>
    <w:lvl w:ilvl="2" w:tplc="0409000B">
      <w:start w:val="1"/>
      <w:numFmt w:val="bullet"/>
      <w:lvlText w:val=""/>
      <w:lvlJc w:val="left"/>
      <w:pPr>
        <w:ind w:left="720" w:hanging="360"/>
      </w:pPr>
      <w:rPr>
        <w:rFonts w:hint="default" w:ascii="Wingdings" w:hAnsi="Wingdings"/>
        <w:color w:val="42558C" w:themeColor="accent1" w:themeShade="BF"/>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 w15:restartNumberingAfterBreak="0">
    <w:nsid w:val="0C2E73FC"/>
    <w:multiLevelType w:val="multilevel"/>
    <w:tmpl w:val="B892590A"/>
    <w:lvl w:ilvl="0">
      <w:start w:val="1"/>
      <w:numFmt w:val="decimal"/>
      <w:lvlText w:val="%1."/>
      <w:lvlJc w:val="left"/>
      <w:pPr>
        <w:ind w:left="360" w:hanging="360"/>
      </w:pPr>
    </w:lvl>
    <w:lvl w:ilvl="1">
      <w:start w:val="1"/>
      <w:numFmt w:val="decimal"/>
      <w:lvlText w:val="%1.%2."/>
      <w:lvlJc w:val="left"/>
      <w:pPr>
        <w:ind w:left="2142" w:hanging="432"/>
      </w:pPr>
    </w:lvl>
    <w:lvl w:ilvl="2">
      <w:start w:val="1"/>
      <w:numFmt w:val="decimal"/>
      <w:lvlText w:val="%1.%2.%3."/>
      <w:lvlJc w:val="left"/>
      <w:pPr>
        <w:ind w:left="2304" w:hanging="504"/>
      </w:pPr>
    </w:lvl>
    <w:lvl w:ilvl="3">
      <w:start w:val="1"/>
      <w:numFmt w:val="decimal"/>
      <w:lvlText w:val="%1.%2.%3.%4."/>
      <w:lvlJc w:val="left"/>
      <w:pPr>
        <w:ind w:left="1728" w:hanging="647"/>
      </w:pPr>
      <w:rPr>
        <w:b w:val="0"/>
        <w:color w:val="000000"/>
      </w:r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CD85ED3"/>
    <w:multiLevelType w:val="hybridMultilevel"/>
    <w:tmpl w:val="309ACC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2A16D66"/>
    <w:multiLevelType w:val="hybridMultilevel"/>
    <w:tmpl w:val="5D70F3DA"/>
    <w:lvl w:ilvl="0" w:tplc="0409000B">
      <w:start w:val="1"/>
      <w:numFmt w:val="bullet"/>
      <w:lvlText w:val=""/>
      <w:lvlJc w:val="left"/>
      <w:pPr>
        <w:ind w:left="720" w:hanging="360"/>
      </w:pPr>
      <w:rPr>
        <w:rFonts w:hint="default" w:ascii="Wingdings" w:hAnsi="Wingdings"/>
        <w:color w:val="42558C" w:themeColor="accent1" w:themeShade="BF"/>
      </w:rPr>
    </w:lvl>
    <w:lvl w:ilvl="1" w:tplc="04090003" w:tentative="1">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13D16119"/>
    <w:multiLevelType w:val="hybridMultilevel"/>
    <w:tmpl w:val="A126BDE8"/>
    <w:lvl w:ilvl="0" w:tplc="0409000B">
      <w:start w:val="1"/>
      <w:numFmt w:val="bullet"/>
      <w:lvlText w:val=""/>
      <w:lvlJc w:val="left"/>
      <w:pPr>
        <w:ind w:left="2160" w:hanging="360"/>
      </w:pPr>
      <w:rPr>
        <w:rFonts w:hint="default" w:ascii="Wingdings" w:hAnsi="Wingdings"/>
        <w:color w:val="42558C" w:themeColor="accent1" w:themeShade="BF"/>
      </w:rPr>
    </w:lvl>
    <w:lvl w:ilvl="1" w:tplc="04090003" w:tentative="1">
      <w:start w:val="1"/>
      <w:numFmt w:val="bullet"/>
      <w:lvlText w:val="o"/>
      <w:lvlJc w:val="left"/>
      <w:pPr>
        <w:ind w:left="2880" w:hanging="360"/>
      </w:pPr>
      <w:rPr>
        <w:rFonts w:hint="default" w:ascii="Courier New" w:hAnsi="Courier New" w:cs="Courier New"/>
      </w:rPr>
    </w:lvl>
    <w:lvl w:ilvl="2" w:tplc="04090005" w:tentative="1">
      <w:start w:val="1"/>
      <w:numFmt w:val="bullet"/>
      <w:lvlText w:val=""/>
      <w:lvlJc w:val="left"/>
      <w:pPr>
        <w:ind w:left="3600" w:hanging="360"/>
      </w:pPr>
      <w:rPr>
        <w:rFonts w:hint="default" w:ascii="Wingdings" w:hAnsi="Wingdings"/>
      </w:rPr>
    </w:lvl>
    <w:lvl w:ilvl="3" w:tplc="04090001" w:tentative="1">
      <w:start w:val="1"/>
      <w:numFmt w:val="bullet"/>
      <w:lvlText w:val=""/>
      <w:lvlJc w:val="left"/>
      <w:pPr>
        <w:ind w:left="4320" w:hanging="360"/>
      </w:pPr>
      <w:rPr>
        <w:rFonts w:hint="default" w:ascii="Symbol" w:hAnsi="Symbol"/>
      </w:rPr>
    </w:lvl>
    <w:lvl w:ilvl="4" w:tplc="04090003" w:tentative="1">
      <w:start w:val="1"/>
      <w:numFmt w:val="bullet"/>
      <w:lvlText w:val="o"/>
      <w:lvlJc w:val="left"/>
      <w:pPr>
        <w:ind w:left="5040" w:hanging="360"/>
      </w:pPr>
      <w:rPr>
        <w:rFonts w:hint="default" w:ascii="Courier New" w:hAnsi="Courier New" w:cs="Courier New"/>
      </w:rPr>
    </w:lvl>
    <w:lvl w:ilvl="5" w:tplc="04090005" w:tentative="1">
      <w:start w:val="1"/>
      <w:numFmt w:val="bullet"/>
      <w:lvlText w:val=""/>
      <w:lvlJc w:val="left"/>
      <w:pPr>
        <w:ind w:left="5760" w:hanging="360"/>
      </w:pPr>
      <w:rPr>
        <w:rFonts w:hint="default" w:ascii="Wingdings" w:hAnsi="Wingdings"/>
      </w:rPr>
    </w:lvl>
    <w:lvl w:ilvl="6" w:tplc="04090001" w:tentative="1">
      <w:start w:val="1"/>
      <w:numFmt w:val="bullet"/>
      <w:lvlText w:val=""/>
      <w:lvlJc w:val="left"/>
      <w:pPr>
        <w:ind w:left="6480" w:hanging="360"/>
      </w:pPr>
      <w:rPr>
        <w:rFonts w:hint="default" w:ascii="Symbol" w:hAnsi="Symbol"/>
      </w:rPr>
    </w:lvl>
    <w:lvl w:ilvl="7" w:tplc="04090003" w:tentative="1">
      <w:start w:val="1"/>
      <w:numFmt w:val="bullet"/>
      <w:lvlText w:val="o"/>
      <w:lvlJc w:val="left"/>
      <w:pPr>
        <w:ind w:left="7200" w:hanging="360"/>
      </w:pPr>
      <w:rPr>
        <w:rFonts w:hint="default" w:ascii="Courier New" w:hAnsi="Courier New" w:cs="Courier New"/>
      </w:rPr>
    </w:lvl>
    <w:lvl w:ilvl="8" w:tplc="04090005" w:tentative="1">
      <w:start w:val="1"/>
      <w:numFmt w:val="bullet"/>
      <w:lvlText w:val=""/>
      <w:lvlJc w:val="left"/>
      <w:pPr>
        <w:ind w:left="7920" w:hanging="360"/>
      </w:pPr>
      <w:rPr>
        <w:rFonts w:hint="default" w:ascii="Wingdings" w:hAnsi="Wingdings"/>
      </w:rPr>
    </w:lvl>
  </w:abstractNum>
  <w:abstractNum w:abstractNumId="5" w15:restartNumberingAfterBreak="0">
    <w:nsid w:val="168637EB"/>
    <w:multiLevelType w:val="multilevel"/>
    <w:tmpl w:val="57D025C8"/>
    <w:lvl w:ilvl="0">
      <w:start w:val="4"/>
      <w:numFmt w:val="decimal"/>
      <w:lvlText w:val="%1."/>
      <w:lvlJc w:val="left"/>
      <w:pPr>
        <w:ind w:left="720" w:hanging="360"/>
      </w:pPr>
      <w:rPr>
        <w:rFonts w:hint="default"/>
      </w:rPr>
    </w:lvl>
    <w:lvl w:ilvl="1">
      <w:start w:val="1"/>
      <w:numFmt w:val="decimal"/>
      <w:lvlText w:val="5.%2."/>
      <w:lvlJc w:val="left"/>
      <w:pPr>
        <w:ind w:left="1440" w:hanging="720"/>
      </w:pPr>
      <w:rPr>
        <w:rFonts w:hint="default"/>
        <w:color w:val="42558C" w:themeColor="accent1" w:themeShade="BF"/>
      </w:rPr>
    </w:lvl>
    <w:lvl w:ilvl="2">
      <w:start w:val="1"/>
      <w:numFmt w:val="decimal"/>
      <w:lvlText w:val="5.%2.%3."/>
      <w:lvlJc w:val="left"/>
      <w:pPr>
        <w:ind w:left="1800" w:hanging="720"/>
      </w:pPr>
      <w:rPr>
        <w:rFonts w:hint="default"/>
      </w:rPr>
    </w:lvl>
    <w:lvl w:ilvl="3">
      <w:start w:val="1"/>
      <w:numFmt w:val="decimal"/>
      <w:lvlText w:val="%1.%2.%3.%4."/>
      <w:lvlJc w:val="left"/>
      <w:pPr>
        <w:ind w:left="2520" w:hanging="1080"/>
      </w:pPr>
      <w:rPr>
        <w:rFonts w:hint="default"/>
      </w:rPr>
    </w:lvl>
    <w:lvl w:ilvl="4">
      <w:start w:val="1"/>
      <w:numFmt w:val="decimal"/>
      <w:lvlText w:val="%1.%2.%3.%4.%5."/>
      <w:lvlJc w:val="left"/>
      <w:pPr>
        <w:ind w:left="3240" w:hanging="1440"/>
      </w:pPr>
      <w:rPr>
        <w:rFonts w:hint="default"/>
      </w:rPr>
    </w:lvl>
    <w:lvl w:ilvl="5">
      <w:start w:val="1"/>
      <w:numFmt w:val="decimal"/>
      <w:lvlText w:val="%1.%2.%3.%4.%5.%6."/>
      <w:lvlJc w:val="left"/>
      <w:pPr>
        <w:ind w:left="3600" w:hanging="1440"/>
      </w:pPr>
      <w:rPr>
        <w:rFonts w:hint="default"/>
      </w:rPr>
    </w:lvl>
    <w:lvl w:ilvl="6">
      <w:start w:val="1"/>
      <w:numFmt w:val="decimal"/>
      <w:lvlText w:val="%1.%2.%3.%4.%5.%6.%7."/>
      <w:lvlJc w:val="left"/>
      <w:pPr>
        <w:ind w:left="4320" w:hanging="1800"/>
      </w:pPr>
      <w:rPr>
        <w:rFonts w:hint="default"/>
      </w:rPr>
    </w:lvl>
    <w:lvl w:ilvl="7">
      <w:start w:val="1"/>
      <w:numFmt w:val="decimal"/>
      <w:lvlText w:val="%1.%2.%3.%4.%5.%6.%7.%8."/>
      <w:lvlJc w:val="left"/>
      <w:pPr>
        <w:ind w:left="4680" w:hanging="1800"/>
      </w:pPr>
      <w:rPr>
        <w:rFonts w:hint="default"/>
      </w:rPr>
    </w:lvl>
    <w:lvl w:ilvl="8">
      <w:start w:val="1"/>
      <w:numFmt w:val="decimal"/>
      <w:lvlText w:val="%1.%2.%3.%4.%5.%6.%7.%8.%9."/>
      <w:lvlJc w:val="left"/>
      <w:pPr>
        <w:ind w:left="5400" w:hanging="2160"/>
      </w:pPr>
      <w:rPr>
        <w:rFonts w:hint="default"/>
      </w:rPr>
    </w:lvl>
  </w:abstractNum>
  <w:abstractNum w:abstractNumId="6" w15:restartNumberingAfterBreak="0">
    <w:nsid w:val="1A5438C9"/>
    <w:multiLevelType w:val="multilevel"/>
    <w:tmpl w:val="8B1C428E"/>
    <w:lvl w:ilvl="0">
      <w:start w:val="1"/>
      <w:numFmt w:val="bullet"/>
      <w:lvlText w:val="⮚"/>
      <w:lvlJc w:val="left"/>
      <w:pPr>
        <w:ind w:left="1440" w:hanging="360"/>
      </w:pPr>
      <w:rPr>
        <w:rFonts w:ascii="Noto Sans Symbols" w:hAnsi="Noto Sans Symbols" w:eastAsia="Noto Sans Symbols" w:cs="Noto Sans Symbols"/>
      </w:rPr>
    </w:lvl>
    <w:lvl w:ilvl="1">
      <w:start w:val="1"/>
      <w:numFmt w:val="bullet"/>
      <w:lvlText w:val="o"/>
      <w:lvlJc w:val="left"/>
      <w:pPr>
        <w:ind w:left="2160" w:hanging="360"/>
      </w:pPr>
      <w:rPr>
        <w:rFonts w:ascii="Courier New" w:hAnsi="Courier New" w:eastAsia="Courier New" w:cs="Courier New"/>
      </w:rPr>
    </w:lvl>
    <w:lvl w:ilvl="2">
      <w:start w:val="1"/>
      <w:numFmt w:val="bullet"/>
      <w:lvlText w:val="▪"/>
      <w:lvlJc w:val="left"/>
      <w:pPr>
        <w:ind w:left="2880" w:hanging="360"/>
      </w:pPr>
      <w:rPr>
        <w:rFonts w:ascii="Noto Sans Symbols" w:hAnsi="Noto Sans Symbols" w:eastAsia="Noto Sans Symbols" w:cs="Noto Sans Symbols"/>
      </w:rPr>
    </w:lvl>
    <w:lvl w:ilvl="3">
      <w:start w:val="1"/>
      <w:numFmt w:val="bullet"/>
      <w:lvlText w:val="●"/>
      <w:lvlJc w:val="left"/>
      <w:pPr>
        <w:ind w:left="3600" w:hanging="360"/>
      </w:pPr>
      <w:rPr>
        <w:rFonts w:ascii="Noto Sans Symbols" w:hAnsi="Noto Sans Symbols" w:eastAsia="Noto Sans Symbols" w:cs="Noto Sans Symbols"/>
      </w:rPr>
    </w:lvl>
    <w:lvl w:ilvl="4">
      <w:start w:val="1"/>
      <w:numFmt w:val="bullet"/>
      <w:lvlText w:val="o"/>
      <w:lvlJc w:val="left"/>
      <w:pPr>
        <w:ind w:left="4320" w:hanging="360"/>
      </w:pPr>
      <w:rPr>
        <w:rFonts w:ascii="Courier New" w:hAnsi="Courier New" w:eastAsia="Courier New" w:cs="Courier New"/>
      </w:rPr>
    </w:lvl>
    <w:lvl w:ilvl="5">
      <w:start w:val="1"/>
      <w:numFmt w:val="bullet"/>
      <w:lvlText w:val="▪"/>
      <w:lvlJc w:val="left"/>
      <w:pPr>
        <w:ind w:left="5040" w:hanging="360"/>
      </w:pPr>
      <w:rPr>
        <w:rFonts w:ascii="Noto Sans Symbols" w:hAnsi="Noto Sans Symbols" w:eastAsia="Noto Sans Symbols" w:cs="Noto Sans Symbols"/>
      </w:rPr>
    </w:lvl>
    <w:lvl w:ilvl="6">
      <w:start w:val="1"/>
      <w:numFmt w:val="bullet"/>
      <w:lvlText w:val="●"/>
      <w:lvlJc w:val="left"/>
      <w:pPr>
        <w:ind w:left="5760" w:hanging="360"/>
      </w:pPr>
      <w:rPr>
        <w:rFonts w:ascii="Noto Sans Symbols" w:hAnsi="Noto Sans Symbols" w:eastAsia="Noto Sans Symbols" w:cs="Noto Sans Symbols"/>
      </w:rPr>
    </w:lvl>
    <w:lvl w:ilvl="7">
      <w:start w:val="1"/>
      <w:numFmt w:val="bullet"/>
      <w:lvlText w:val="o"/>
      <w:lvlJc w:val="left"/>
      <w:pPr>
        <w:ind w:left="6480" w:hanging="360"/>
      </w:pPr>
      <w:rPr>
        <w:rFonts w:ascii="Courier New" w:hAnsi="Courier New" w:eastAsia="Courier New" w:cs="Courier New"/>
      </w:rPr>
    </w:lvl>
    <w:lvl w:ilvl="8">
      <w:start w:val="1"/>
      <w:numFmt w:val="bullet"/>
      <w:lvlText w:val="▪"/>
      <w:lvlJc w:val="left"/>
      <w:pPr>
        <w:ind w:left="7200" w:hanging="360"/>
      </w:pPr>
      <w:rPr>
        <w:rFonts w:ascii="Noto Sans Symbols" w:hAnsi="Noto Sans Symbols" w:eastAsia="Noto Sans Symbols" w:cs="Noto Sans Symbols"/>
      </w:rPr>
    </w:lvl>
  </w:abstractNum>
  <w:abstractNum w:abstractNumId="7" w15:restartNumberingAfterBreak="0">
    <w:nsid w:val="21E46A8A"/>
    <w:multiLevelType w:val="multilevel"/>
    <w:tmpl w:val="D840C9B4"/>
    <w:lvl w:ilvl="0">
      <w:start w:val="5"/>
      <w:numFmt w:val="decimal"/>
      <w:lvlText w:val="%1."/>
      <w:lvlJc w:val="left"/>
      <w:pPr>
        <w:ind w:left="600" w:hanging="60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8" w15:restartNumberingAfterBreak="0">
    <w:nsid w:val="2D4C7B6F"/>
    <w:multiLevelType w:val="multilevel"/>
    <w:tmpl w:val="362EF9B4"/>
    <w:lvl w:ilvl="0">
      <w:start w:val="5"/>
      <w:numFmt w:val="decimal"/>
      <w:lvlText w:val="%1"/>
      <w:lvlJc w:val="left"/>
      <w:pPr>
        <w:ind w:left="360" w:hanging="360"/>
      </w:pPr>
      <w:rPr>
        <w:rFonts w:hint="default"/>
      </w:rPr>
    </w:lvl>
    <w:lvl w:ilvl="1">
      <w:start w:val="5"/>
      <w:numFmt w:val="decimal"/>
      <w:lvlText w:val="%1.%2"/>
      <w:lvlJc w:val="left"/>
      <w:pPr>
        <w:ind w:left="1620" w:hanging="360"/>
      </w:pPr>
      <w:rPr>
        <w:rFonts w:hint="default"/>
      </w:rPr>
    </w:lvl>
    <w:lvl w:ilvl="2">
      <w:start w:val="1"/>
      <w:numFmt w:val="decimal"/>
      <w:lvlText w:val="%1.%2.%3"/>
      <w:lvlJc w:val="left"/>
      <w:pPr>
        <w:ind w:left="3240" w:hanging="720"/>
      </w:pPr>
      <w:rPr>
        <w:rFonts w:hint="default"/>
      </w:rPr>
    </w:lvl>
    <w:lvl w:ilvl="3">
      <w:start w:val="1"/>
      <w:numFmt w:val="decimal"/>
      <w:lvlText w:val="%1.%2.%3.%4"/>
      <w:lvlJc w:val="left"/>
      <w:pPr>
        <w:ind w:left="4860" w:hanging="1080"/>
      </w:pPr>
      <w:rPr>
        <w:rFonts w:hint="default"/>
      </w:rPr>
    </w:lvl>
    <w:lvl w:ilvl="4">
      <w:start w:val="1"/>
      <w:numFmt w:val="decimal"/>
      <w:lvlText w:val="%1.%2.%3.%4.%5"/>
      <w:lvlJc w:val="left"/>
      <w:pPr>
        <w:ind w:left="6120" w:hanging="1080"/>
      </w:pPr>
      <w:rPr>
        <w:rFonts w:hint="default"/>
      </w:rPr>
    </w:lvl>
    <w:lvl w:ilvl="5">
      <w:start w:val="1"/>
      <w:numFmt w:val="decimal"/>
      <w:lvlText w:val="%1.%2.%3.%4.%5.%6"/>
      <w:lvlJc w:val="left"/>
      <w:pPr>
        <w:ind w:left="7740" w:hanging="1440"/>
      </w:pPr>
      <w:rPr>
        <w:rFonts w:hint="default"/>
      </w:rPr>
    </w:lvl>
    <w:lvl w:ilvl="6">
      <w:start w:val="1"/>
      <w:numFmt w:val="decimal"/>
      <w:lvlText w:val="%1.%2.%3.%4.%5.%6.%7"/>
      <w:lvlJc w:val="left"/>
      <w:pPr>
        <w:ind w:left="9000" w:hanging="1440"/>
      </w:pPr>
      <w:rPr>
        <w:rFonts w:hint="default"/>
      </w:rPr>
    </w:lvl>
    <w:lvl w:ilvl="7">
      <w:start w:val="1"/>
      <w:numFmt w:val="decimal"/>
      <w:lvlText w:val="%1.%2.%3.%4.%5.%6.%7.%8"/>
      <w:lvlJc w:val="left"/>
      <w:pPr>
        <w:ind w:left="10620" w:hanging="1800"/>
      </w:pPr>
      <w:rPr>
        <w:rFonts w:hint="default"/>
      </w:rPr>
    </w:lvl>
    <w:lvl w:ilvl="8">
      <w:start w:val="1"/>
      <w:numFmt w:val="decimal"/>
      <w:lvlText w:val="%1.%2.%3.%4.%5.%6.%7.%8.%9"/>
      <w:lvlJc w:val="left"/>
      <w:pPr>
        <w:ind w:left="11880" w:hanging="1800"/>
      </w:pPr>
      <w:rPr>
        <w:rFonts w:hint="default"/>
      </w:rPr>
    </w:lvl>
  </w:abstractNum>
  <w:abstractNum w:abstractNumId="9" w15:restartNumberingAfterBreak="0">
    <w:nsid w:val="3C804D02"/>
    <w:multiLevelType w:val="multilevel"/>
    <w:tmpl w:val="1920251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Symbol" w:hAnsi="Symbol"/>
        <w:sz w:val="20"/>
      </w:rPr>
    </w:lvl>
    <w:lvl w:ilvl="4">
      <w:start w:val="1"/>
      <w:numFmt w:val="bullet"/>
      <w:lvlText w:val=""/>
      <w:lvlJc w:val="left"/>
      <w:pPr>
        <w:tabs>
          <w:tab w:val="num" w:pos="3600"/>
        </w:tabs>
        <w:ind w:left="3600" w:hanging="360"/>
      </w:pPr>
      <w:rPr>
        <w:rFonts w:hint="default" w:ascii="Symbol" w:hAnsi="Symbol"/>
        <w:sz w:val="20"/>
      </w:rPr>
    </w:lvl>
    <w:lvl w:ilvl="5">
      <w:start w:val="1"/>
      <w:numFmt w:val="bullet"/>
      <w:lvlText w:val=""/>
      <w:lvlJc w:val="left"/>
      <w:pPr>
        <w:tabs>
          <w:tab w:val="num" w:pos="4320"/>
        </w:tabs>
        <w:ind w:left="4320" w:hanging="360"/>
      </w:pPr>
      <w:rPr>
        <w:rFonts w:hint="default" w:ascii="Symbol" w:hAnsi="Symbol"/>
        <w:sz w:val="20"/>
      </w:rPr>
    </w:lvl>
    <w:lvl w:ilvl="6">
      <w:start w:val="1"/>
      <w:numFmt w:val="bullet"/>
      <w:lvlText w:val=""/>
      <w:lvlJc w:val="left"/>
      <w:pPr>
        <w:tabs>
          <w:tab w:val="num" w:pos="5040"/>
        </w:tabs>
        <w:ind w:left="5040" w:hanging="360"/>
      </w:pPr>
      <w:rPr>
        <w:rFonts w:hint="default" w:ascii="Symbol" w:hAnsi="Symbol"/>
        <w:sz w:val="20"/>
      </w:rPr>
    </w:lvl>
    <w:lvl w:ilvl="7">
      <w:start w:val="1"/>
      <w:numFmt w:val="bullet"/>
      <w:lvlText w:val=""/>
      <w:lvlJc w:val="left"/>
      <w:pPr>
        <w:tabs>
          <w:tab w:val="num" w:pos="5760"/>
        </w:tabs>
        <w:ind w:left="5760" w:hanging="360"/>
      </w:pPr>
      <w:rPr>
        <w:rFonts w:hint="default" w:ascii="Symbol" w:hAnsi="Symbol"/>
        <w:sz w:val="20"/>
      </w:rPr>
    </w:lvl>
    <w:lvl w:ilvl="8">
      <w:start w:val="1"/>
      <w:numFmt w:val="bullet"/>
      <w:lvlText w:val=""/>
      <w:lvlJc w:val="left"/>
      <w:pPr>
        <w:tabs>
          <w:tab w:val="num" w:pos="6480"/>
        </w:tabs>
        <w:ind w:left="6480" w:hanging="360"/>
      </w:pPr>
      <w:rPr>
        <w:rFonts w:hint="default" w:ascii="Symbol" w:hAnsi="Symbol"/>
        <w:sz w:val="20"/>
      </w:rPr>
    </w:lvl>
  </w:abstractNum>
  <w:abstractNum w:abstractNumId="10" w15:restartNumberingAfterBreak="0">
    <w:nsid w:val="3CE27A30"/>
    <w:multiLevelType w:val="multilevel"/>
    <w:tmpl w:val="94D665D4"/>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1" w15:restartNumberingAfterBreak="0">
    <w:nsid w:val="3CE27CD1"/>
    <w:multiLevelType w:val="multilevel"/>
    <w:tmpl w:val="75687120"/>
    <w:lvl w:ilvl="0">
      <w:start w:val="10"/>
      <w:numFmt w:val="decimal"/>
      <w:lvlText w:val="%1"/>
      <w:lvlJc w:val="left"/>
      <w:pPr>
        <w:ind w:left="390" w:hanging="390"/>
      </w:pPr>
      <w:rPr>
        <w:rFonts w:hint="default"/>
      </w:rPr>
    </w:lvl>
    <w:lvl w:ilvl="1">
      <w:start w:val="1"/>
      <w:numFmt w:val="decimal"/>
      <w:lvlText w:val="%1.%2"/>
      <w:lvlJc w:val="left"/>
      <w:pPr>
        <w:ind w:left="1110" w:hanging="39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2" w15:restartNumberingAfterBreak="0">
    <w:nsid w:val="3F8A3F44"/>
    <w:multiLevelType w:val="multilevel"/>
    <w:tmpl w:val="BC00BBA4"/>
    <w:lvl w:ilvl="0">
      <w:start w:val="4"/>
      <w:numFmt w:val="decimal"/>
      <w:lvlText w:val="%1."/>
      <w:lvlJc w:val="left"/>
      <w:pPr>
        <w:ind w:left="360" w:hanging="360"/>
      </w:pPr>
    </w:lvl>
    <w:lvl w:ilvl="1">
      <w:start w:val="1"/>
      <w:numFmt w:val="decimal"/>
      <w:lvlText w:val="%1.%2."/>
      <w:lvlJc w:val="left"/>
      <w:pPr>
        <w:ind w:left="2142" w:hanging="432"/>
      </w:pPr>
      <w:rPr>
        <w:b/>
      </w:rPr>
    </w:lvl>
    <w:lvl w:ilvl="2">
      <w:start w:val="1"/>
      <w:numFmt w:val="decimal"/>
      <w:lvlText w:val="%1.%2.%3."/>
      <w:lvlJc w:val="left"/>
      <w:pPr>
        <w:ind w:left="2304" w:hanging="504"/>
      </w:pPr>
      <w:rPr>
        <w:i w:val="0"/>
      </w:rPr>
    </w:lvl>
    <w:lvl w:ilvl="3">
      <w:start w:val="1"/>
      <w:numFmt w:val="decimal"/>
      <w:lvlText w:val="%1.%2.%3.%4."/>
      <w:lvlJc w:val="left"/>
      <w:pPr>
        <w:ind w:left="1728" w:hanging="647"/>
      </w:pPr>
      <w:rPr>
        <w:b w:val="0"/>
        <w:color w:val="000000"/>
      </w:r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4AB40DA6"/>
    <w:multiLevelType w:val="multilevel"/>
    <w:tmpl w:val="95AA0796"/>
    <w:lvl w:ilvl="0">
      <w:start w:val="3"/>
      <w:numFmt w:val="decimal"/>
      <w:lvlText w:val="%1."/>
      <w:lvlJc w:val="left"/>
      <w:pPr>
        <w:ind w:left="360" w:hanging="360"/>
      </w:pPr>
    </w:lvl>
    <w:lvl w:ilvl="1">
      <w:start w:val="1"/>
      <w:numFmt w:val="decimal"/>
      <w:lvlText w:val="%1.%2."/>
      <w:lvlJc w:val="left"/>
      <w:pPr>
        <w:ind w:left="2142" w:hanging="432"/>
      </w:pPr>
      <w:rPr>
        <w:b/>
      </w:rPr>
    </w:lvl>
    <w:lvl w:ilvl="2">
      <w:start w:val="1"/>
      <w:numFmt w:val="decimal"/>
      <w:lvlText w:val="%1.%2.%3."/>
      <w:lvlJc w:val="left"/>
      <w:pPr>
        <w:ind w:left="2304" w:hanging="504"/>
      </w:pPr>
      <w:rPr>
        <w:i w:val="0"/>
      </w:rPr>
    </w:lvl>
    <w:lvl w:ilvl="3">
      <w:start w:val="1"/>
      <w:numFmt w:val="decimal"/>
      <w:lvlText w:val="%1.%2.%3.%4."/>
      <w:lvlJc w:val="left"/>
      <w:pPr>
        <w:ind w:left="1728" w:hanging="647"/>
      </w:pPr>
      <w:rPr>
        <w:b w:val="0"/>
        <w:color w:val="000000"/>
      </w:r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94626AF"/>
    <w:multiLevelType w:val="hybridMultilevel"/>
    <w:tmpl w:val="5F2A387C"/>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5" w15:restartNumberingAfterBreak="0">
    <w:nsid w:val="5E5C3DF3"/>
    <w:multiLevelType w:val="hybridMultilevel"/>
    <w:tmpl w:val="8B18AFC6"/>
    <w:lvl w:ilvl="0" w:tplc="04090001">
      <w:start w:val="1"/>
      <w:numFmt w:val="bullet"/>
      <w:lvlText w:val=""/>
      <w:lvlJc w:val="left"/>
      <w:pPr>
        <w:ind w:left="2160" w:hanging="360"/>
      </w:pPr>
      <w:rPr>
        <w:rFonts w:hint="default" w:ascii="Symbol" w:hAnsi="Symbol"/>
      </w:rPr>
    </w:lvl>
    <w:lvl w:ilvl="1" w:tplc="04090003" w:tentative="1">
      <w:start w:val="1"/>
      <w:numFmt w:val="bullet"/>
      <w:lvlText w:val="o"/>
      <w:lvlJc w:val="left"/>
      <w:pPr>
        <w:ind w:left="2880" w:hanging="360"/>
      </w:pPr>
      <w:rPr>
        <w:rFonts w:hint="default" w:ascii="Courier New" w:hAnsi="Courier New" w:cs="Courier New"/>
      </w:rPr>
    </w:lvl>
    <w:lvl w:ilvl="2" w:tplc="04090005" w:tentative="1">
      <w:start w:val="1"/>
      <w:numFmt w:val="bullet"/>
      <w:lvlText w:val=""/>
      <w:lvlJc w:val="left"/>
      <w:pPr>
        <w:ind w:left="3600" w:hanging="360"/>
      </w:pPr>
      <w:rPr>
        <w:rFonts w:hint="default" w:ascii="Wingdings" w:hAnsi="Wingdings"/>
      </w:rPr>
    </w:lvl>
    <w:lvl w:ilvl="3" w:tplc="04090001" w:tentative="1">
      <w:start w:val="1"/>
      <w:numFmt w:val="bullet"/>
      <w:lvlText w:val=""/>
      <w:lvlJc w:val="left"/>
      <w:pPr>
        <w:ind w:left="4320" w:hanging="360"/>
      </w:pPr>
      <w:rPr>
        <w:rFonts w:hint="default" w:ascii="Symbol" w:hAnsi="Symbol"/>
      </w:rPr>
    </w:lvl>
    <w:lvl w:ilvl="4" w:tplc="04090003" w:tentative="1">
      <w:start w:val="1"/>
      <w:numFmt w:val="bullet"/>
      <w:lvlText w:val="o"/>
      <w:lvlJc w:val="left"/>
      <w:pPr>
        <w:ind w:left="5040" w:hanging="360"/>
      </w:pPr>
      <w:rPr>
        <w:rFonts w:hint="default" w:ascii="Courier New" w:hAnsi="Courier New" w:cs="Courier New"/>
      </w:rPr>
    </w:lvl>
    <w:lvl w:ilvl="5" w:tplc="04090005" w:tentative="1">
      <w:start w:val="1"/>
      <w:numFmt w:val="bullet"/>
      <w:lvlText w:val=""/>
      <w:lvlJc w:val="left"/>
      <w:pPr>
        <w:ind w:left="5760" w:hanging="360"/>
      </w:pPr>
      <w:rPr>
        <w:rFonts w:hint="default" w:ascii="Wingdings" w:hAnsi="Wingdings"/>
      </w:rPr>
    </w:lvl>
    <w:lvl w:ilvl="6" w:tplc="04090001" w:tentative="1">
      <w:start w:val="1"/>
      <w:numFmt w:val="bullet"/>
      <w:lvlText w:val=""/>
      <w:lvlJc w:val="left"/>
      <w:pPr>
        <w:ind w:left="6480" w:hanging="360"/>
      </w:pPr>
      <w:rPr>
        <w:rFonts w:hint="default" w:ascii="Symbol" w:hAnsi="Symbol"/>
      </w:rPr>
    </w:lvl>
    <w:lvl w:ilvl="7" w:tplc="04090003" w:tentative="1">
      <w:start w:val="1"/>
      <w:numFmt w:val="bullet"/>
      <w:lvlText w:val="o"/>
      <w:lvlJc w:val="left"/>
      <w:pPr>
        <w:ind w:left="7200" w:hanging="360"/>
      </w:pPr>
      <w:rPr>
        <w:rFonts w:hint="default" w:ascii="Courier New" w:hAnsi="Courier New" w:cs="Courier New"/>
      </w:rPr>
    </w:lvl>
    <w:lvl w:ilvl="8" w:tplc="04090005" w:tentative="1">
      <w:start w:val="1"/>
      <w:numFmt w:val="bullet"/>
      <w:lvlText w:val=""/>
      <w:lvlJc w:val="left"/>
      <w:pPr>
        <w:ind w:left="7920" w:hanging="360"/>
      </w:pPr>
      <w:rPr>
        <w:rFonts w:hint="default" w:ascii="Wingdings" w:hAnsi="Wingdings"/>
      </w:rPr>
    </w:lvl>
  </w:abstractNum>
  <w:abstractNum w:abstractNumId="16" w15:restartNumberingAfterBreak="0">
    <w:nsid w:val="64BC54A5"/>
    <w:multiLevelType w:val="multilevel"/>
    <w:tmpl w:val="9BF0D6F8"/>
    <w:lvl w:ilvl="0">
      <w:start w:val="1"/>
      <w:numFmt w:val="decimal"/>
      <w:lvlText w:val="%1."/>
      <w:lvlJc w:val="left"/>
      <w:pPr>
        <w:ind w:left="720" w:hanging="360"/>
      </w:pPr>
      <w:rPr>
        <w:rFonts w:hint="default"/>
      </w:rPr>
    </w:lvl>
    <w:lvl w:ilvl="1">
      <w:start w:val="2"/>
      <w:numFmt w:val="decimal"/>
      <w:lvlText w:val="%1.1."/>
      <w:lvlJc w:val="left"/>
      <w:pPr>
        <w:ind w:left="1440" w:hanging="72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520" w:hanging="1080"/>
      </w:pPr>
      <w:rPr>
        <w:rFonts w:hint="default"/>
      </w:rPr>
    </w:lvl>
    <w:lvl w:ilvl="4">
      <w:start w:val="1"/>
      <w:numFmt w:val="decimal"/>
      <w:lvlText w:val="%1.%2.%3.%4.%5."/>
      <w:lvlJc w:val="left"/>
      <w:pPr>
        <w:ind w:left="3240" w:hanging="1440"/>
      </w:pPr>
      <w:rPr>
        <w:rFonts w:hint="default"/>
      </w:rPr>
    </w:lvl>
    <w:lvl w:ilvl="5">
      <w:start w:val="1"/>
      <w:numFmt w:val="decimal"/>
      <w:lvlText w:val="%1.%2.%3.%4.%5.%6."/>
      <w:lvlJc w:val="left"/>
      <w:pPr>
        <w:ind w:left="3600" w:hanging="1440"/>
      </w:pPr>
      <w:rPr>
        <w:rFonts w:hint="default"/>
      </w:rPr>
    </w:lvl>
    <w:lvl w:ilvl="6">
      <w:start w:val="1"/>
      <w:numFmt w:val="decimal"/>
      <w:lvlText w:val="%1.%2.%3.%4.%5.%6.%7."/>
      <w:lvlJc w:val="left"/>
      <w:pPr>
        <w:ind w:left="4320" w:hanging="1800"/>
      </w:pPr>
      <w:rPr>
        <w:rFonts w:hint="default"/>
      </w:rPr>
    </w:lvl>
    <w:lvl w:ilvl="7">
      <w:start w:val="1"/>
      <w:numFmt w:val="decimal"/>
      <w:lvlText w:val="%1.%2.%3.%4.%5.%6.%7.%8."/>
      <w:lvlJc w:val="left"/>
      <w:pPr>
        <w:ind w:left="4680" w:hanging="1800"/>
      </w:pPr>
      <w:rPr>
        <w:rFonts w:hint="default"/>
      </w:rPr>
    </w:lvl>
    <w:lvl w:ilvl="8">
      <w:start w:val="1"/>
      <w:numFmt w:val="decimal"/>
      <w:lvlText w:val="%1.%2.%3.%4.%5.%6.%7.%8.%9."/>
      <w:lvlJc w:val="left"/>
      <w:pPr>
        <w:ind w:left="5400" w:hanging="2160"/>
      </w:pPr>
      <w:rPr>
        <w:rFonts w:hint="default"/>
      </w:rPr>
    </w:lvl>
  </w:abstractNum>
  <w:abstractNum w:abstractNumId="17" w15:restartNumberingAfterBreak="0">
    <w:nsid w:val="6A104834"/>
    <w:multiLevelType w:val="hybridMultilevel"/>
    <w:tmpl w:val="89A4EEA2"/>
    <w:lvl w:ilvl="0" w:tplc="3F0E69A4">
      <w:start w:val="1"/>
      <w:numFmt w:val="decimal"/>
      <w:lvlText w:val="5.%1"/>
      <w:lvlJc w:val="righ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AFD4CAA"/>
    <w:multiLevelType w:val="hybridMultilevel"/>
    <w:tmpl w:val="B412B40A"/>
    <w:lvl w:ilvl="0" w:tplc="0409000B">
      <w:start w:val="1"/>
      <w:numFmt w:val="bullet"/>
      <w:lvlText w:val=""/>
      <w:lvlJc w:val="left"/>
      <w:pPr>
        <w:ind w:left="720" w:hanging="360"/>
      </w:pPr>
      <w:rPr>
        <w:rFonts w:hint="default" w:ascii="Wingdings" w:hAnsi="Wingdings"/>
        <w:color w:val="42558C" w:themeColor="accent1" w:themeShade="BF"/>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9" w15:restartNumberingAfterBreak="0">
    <w:nsid w:val="6FFF5459"/>
    <w:multiLevelType w:val="multilevel"/>
    <w:tmpl w:val="54FA7282"/>
    <w:lvl w:ilvl="0">
      <w:start w:val="1"/>
      <w:numFmt w:val="bullet"/>
      <w:lvlText w:val="⮚"/>
      <w:lvlJc w:val="left"/>
      <w:pPr>
        <w:ind w:left="720" w:hanging="360"/>
      </w:pPr>
      <w:rPr>
        <w:rFonts w:ascii="Noto Sans Symbols" w:hAnsi="Noto Sans Symbols" w:eastAsia="Noto Sans Symbols" w:cs="Noto Sans Symbols"/>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78EF3631"/>
    <w:multiLevelType w:val="multilevel"/>
    <w:tmpl w:val="864C7240"/>
    <w:lvl w:ilvl="0">
      <w:start w:val="5"/>
      <w:numFmt w:val="decimal"/>
      <w:lvlText w:val="%1"/>
      <w:lvlJc w:val="left"/>
      <w:pPr>
        <w:ind w:left="540" w:hanging="540"/>
      </w:pPr>
      <w:rPr>
        <w:rFonts w:hint="default"/>
      </w:rPr>
    </w:lvl>
    <w:lvl w:ilvl="1">
      <w:start w:val="1"/>
      <w:numFmt w:val="decimal"/>
      <w:lvlText w:val="%1.%2"/>
      <w:lvlJc w:val="left"/>
      <w:pPr>
        <w:ind w:left="1260" w:hanging="540"/>
      </w:pPr>
      <w:rPr>
        <w:rFonts w:hint="default"/>
      </w:rPr>
    </w:lvl>
    <w:lvl w:ilvl="2">
      <w:start w:val="2"/>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1" w15:restartNumberingAfterBreak="0">
    <w:nsid w:val="7A421681"/>
    <w:multiLevelType w:val="multilevel"/>
    <w:tmpl w:val="5AE69EAE"/>
    <w:lvl w:ilvl="0">
      <w:start w:val="1"/>
      <w:numFmt w:val="decimal"/>
      <w:lvlText w:val="%1."/>
      <w:lvlJc w:val="left"/>
      <w:pPr>
        <w:ind w:left="1170" w:hanging="360"/>
      </w:pPr>
    </w:lvl>
    <w:lvl w:ilvl="1">
      <w:start w:val="1"/>
      <w:numFmt w:val="lowerLetter"/>
      <w:lvlText w:val="%2."/>
      <w:lvlJc w:val="left"/>
      <w:pPr>
        <w:ind w:left="1890" w:hanging="360"/>
      </w:pPr>
      <w:rPr>
        <w:b/>
      </w:rPr>
    </w:lvl>
    <w:lvl w:ilvl="2">
      <w:start w:val="1"/>
      <w:numFmt w:val="lowerRoman"/>
      <w:lvlText w:val="%3."/>
      <w:lvlJc w:val="right"/>
      <w:pPr>
        <w:ind w:left="2610" w:hanging="180"/>
      </w:pPr>
    </w:lvl>
    <w:lvl w:ilvl="3">
      <w:start w:val="1"/>
      <w:numFmt w:val="decimal"/>
      <w:lvlText w:val="%4."/>
      <w:lvlJc w:val="left"/>
      <w:pPr>
        <w:ind w:left="3330" w:hanging="360"/>
      </w:pPr>
    </w:lvl>
    <w:lvl w:ilvl="4">
      <w:start w:val="1"/>
      <w:numFmt w:val="lowerLetter"/>
      <w:lvlText w:val="%5."/>
      <w:lvlJc w:val="left"/>
      <w:pPr>
        <w:ind w:left="4050" w:hanging="360"/>
      </w:pPr>
    </w:lvl>
    <w:lvl w:ilvl="5">
      <w:start w:val="1"/>
      <w:numFmt w:val="lowerRoman"/>
      <w:lvlText w:val="%6."/>
      <w:lvlJc w:val="right"/>
      <w:pPr>
        <w:ind w:left="4770" w:hanging="180"/>
      </w:pPr>
    </w:lvl>
    <w:lvl w:ilvl="6">
      <w:start w:val="1"/>
      <w:numFmt w:val="decimal"/>
      <w:lvlText w:val="%7."/>
      <w:lvlJc w:val="left"/>
      <w:pPr>
        <w:ind w:left="5490" w:hanging="360"/>
      </w:pPr>
    </w:lvl>
    <w:lvl w:ilvl="7">
      <w:start w:val="1"/>
      <w:numFmt w:val="lowerLetter"/>
      <w:lvlText w:val="%8."/>
      <w:lvlJc w:val="left"/>
      <w:pPr>
        <w:ind w:left="6210" w:hanging="360"/>
      </w:pPr>
    </w:lvl>
    <w:lvl w:ilvl="8">
      <w:start w:val="1"/>
      <w:numFmt w:val="lowerRoman"/>
      <w:lvlText w:val="%9."/>
      <w:lvlJc w:val="right"/>
      <w:pPr>
        <w:ind w:left="6930" w:hanging="180"/>
      </w:pPr>
    </w:lvl>
  </w:abstractNum>
  <w:abstractNum w:abstractNumId="22" w15:restartNumberingAfterBreak="0">
    <w:nsid w:val="7F8576EF"/>
    <w:multiLevelType w:val="hybridMultilevel"/>
    <w:tmpl w:val="2138AC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FEC5C6E"/>
    <w:multiLevelType w:val="multilevel"/>
    <w:tmpl w:val="4B66FBFC"/>
    <w:lvl w:ilvl="0">
      <w:start w:val="1"/>
      <w:numFmt w:val="bullet"/>
      <w:lvlText w:val=""/>
      <w:lvlJc w:val="left"/>
      <w:pPr>
        <w:ind w:left="720" w:hanging="360"/>
      </w:pPr>
      <w:rPr>
        <w:rFonts w:hint="default" w:ascii="Wingdings" w:hAnsi="Wingdings"/>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914247429">
    <w:abstractNumId w:val="13"/>
  </w:num>
  <w:num w:numId="2" w16cid:durableId="1816677980">
    <w:abstractNumId w:val="12"/>
  </w:num>
  <w:num w:numId="3" w16cid:durableId="216939600">
    <w:abstractNumId w:val="21"/>
  </w:num>
  <w:num w:numId="4" w16cid:durableId="1948728889">
    <w:abstractNumId w:val="1"/>
  </w:num>
  <w:num w:numId="5" w16cid:durableId="1547909230">
    <w:abstractNumId w:val="6"/>
  </w:num>
  <w:num w:numId="6" w16cid:durableId="811868935">
    <w:abstractNumId w:val="16"/>
  </w:num>
  <w:num w:numId="7" w16cid:durableId="601498027">
    <w:abstractNumId w:val="19"/>
  </w:num>
  <w:num w:numId="8" w16cid:durableId="2073000526">
    <w:abstractNumId w:val="10"/>
  </w:num>
  <w:num w:numId="9" w16cid:durableId="891233427">
    <w:abstractNumId w:val="23"/>
  </w:num>
  <w:num w:numId="10" w16cid:durableId="1083141054">
    <w:abstractNumId w:val="5"/>
  </w:num>
  <w:num w:numId="11" w16cid:durableId="842167498">
    <w:abstractNumId w:val="17"/>
  </w:num>
  <w:num w:numId="12" w16cid:durableId="815533285">
    <w:abstractNumId w:val="11"/>
  </w:num>
  <w:num w:numId="13" w16cid:durableId="120197933">
    <w:abstractNumId w:val="18"/>
  </w:num>
  <w:num w:numId="14" w16cid:durableId="1200169015">
    <w:abstractNumId w:val="4"/>
  </w:num>
  <w:num w:numId="15" w16cid:durableId="161629031">
    <w:abstractNumId w:val="3"/>
  </w:num>
  <w:num w:numId="16" w16cid:durableId="43407408">
    <w:abstractNumId w:val="0"/>
  </w:num>
  <w:num w:numId="17" w16cid:durableId="959845983">
    <w:abstractNumId w:val="15"/>
  </w:num>
  <w:num w:numId="18" w16cid:durableId="2114666708">
    <w:abstractNumId w:val="14"/>
  </w:num>
  <w:num w:numId="19" w16cid:durableId="1659382856">
    <w:abstractNumId w:val="2"/>
  </w:num>
  <w:num w:numId="20" w16cid:durableId="1273323065">
    <w:abstractNumId w:val="22"/>
  </w:num>
  <w:num w:numId="21" w16cid:durableId="1498880043">
    <w:abstractNumId w:val="9"/>
  </w:num>
  <w:num w:numId="22" w16cid:durableId="1126970032">
    <w:abstractNumId w:val="7"/>
  </w:num>
  <w:num w:numId="23" w16cid:durableId="1101529410">
    <w:abstractNumId w:val="20"/>
  </w:num>
  <w:num w:numId="24" w16cid:durableId="262492401">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oney, John (EHS)">
    <w15:presenceInfo w15:providerId="AD" w15:userId="S::john.boney@mass.gov::4c8d07bc-47b8-4804-8512-9808dbd93fc3"/>
  </w15:person>
  <w15:person w15:author="Dadhi, Shruti (EHS)">
    <w15:presenceInfo w15:providerId="AD" w15:userId="S::shruti.dadhi@mass.gov::dc0ecb72-19a6-4381-bbf8-3b2de37a4c49"/>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trackRevisions w:val="true"/>
  <w:defaultTabStop w:val="720"/>
  <w:characterSpacingControl w:val="doNotCompress"/>
  <w:hdrShapeDefaults>
    <o:shapedefaults v:ext="edit" spidmax="2054"/>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79CE"/>
    <w:rsid w:val="000002D2"/>
    <w:rsid w:val="000028B7"/>
    <w:rsid w:val="0000451A"/>
    <w:rsid w:val="000067D9"/>
    <w:rsid w:val="00011B56"/>
    <w:rsid w:val="000218D5"/>
    <w:rsid w:val="00030DF6"/>
    <w:rsid w:val="00032C17"/>
    <w:rsid w:val="00033ED4"/>
    <w:rsid w:val="0004036C"/>
    <w:rsid w:val="00045DB8"/>
    <w:rsid w:val="0005386C"/>
    <w:rsid w:val="00054B28"/>
    <w:rsid w:val="00055668"/>
    <w:rsid w:val="00055C46"/>
    <w:rsid w:val="00057029"/>
    <w:rsid w:val="00057360"/>
    <w:rsid w:val="00057E54"/>
    <w:rsid w:val="00064703"/>
    <w:rsid w:val="00072D81"/>
    <w:rsid w:val="0007528C"/>
    <w:rsid w:val="00081162"/>
    <w:rsid w:val="000835FE"/>
    <w:rsid w:val="0009084C"/>
    <w:rsid w:val="000909A1"/>
    <w:rsid w:val="00092DA1"/>
    <w:rsid w:val="0009690C"/>
    <w:rsid w:val="000A197B"/>
    <w:rsid w:val="000A31EB"/>
    <w:rsid w:val="000A57AB"/>
    <w:rsid w:val="000B1F9E"/>
    <w:rsid w:val="000B2132"/>
    <w:rsid w:val="000B6C9C"/>
    <w:rsid w:val="000B7A5C"/>
    <w:rsid w:val="000C1A92"/>
    <w:rsid w:val="000C21C7"/>
    <w:rsid w:val="000C39A6"/>
    <w:rsid w:val="000C57A2"/>
    <w:rsid w:val="000D7336"/>
    <w:rsid w:val="000D75F5"/>
    <w:rsid w:val="000F3A6F"/>
    <w:rsid w:val="000F5A81"/>
    <w:rsid w:val="000F5A8E"/>
    <w:rsid w:val="001054B8"/>
    <w:rsid w:val="001079FF"/>
    <w:rsid w:val="00114710"/>
    <w:rsid w:val="00121111"/>
    <w:rsid w:val="00121B7C"/>
    <w:rsid w:val="0012461C"/>
    <w:rsid w:val="00133AB0"/>
    <w:rsid w:val="00134E11"/>
    <w:rsid w:val="00135F93"/>
    <w:rsid w:val="00141A94"/>
    <w:rsid w:val="001428DA"/>
    <w:rsid w:val="0014558B"/>
    <w:rsid w:val="0014559D"/>
    <w:rsid w:val="00147094"/>
    <w:rsid w:val="00147EB4"/>
    <w:rsid w:val="00151BA8"/>
    <w:rsid w:val="00153F10"/>
    <w:rsid w:val="00155556"/>
    <w:rsid w:val="001618E9"/>
    <w:rsid w:val="0016433C"/>
    <w:rsid w:val="00164782"/>
    <w:rsid w:val="0017173D"/>
    <w:rsid w:val="00172FE4"/>
    <w:rsid w:val="00174AC3"/>
    <w:rsid w:val="00177A87"/>
    <w:rsid w:val="001819ED"/>
    <w:rsid w:val="00182C6E"/>
    <w:rsid w:val="0018540B"/>
    <w:rsid w:val="00186336"/>
    <w:rsid w:val="00197356"/>
    <w:rsid w:val="001A488B"/>
    <w:rsid w:val="001B1E3C"/>
    <w:rsid w:val="001B3D70"/>
    <w:rsid w:val="001B6051"/>
    <w:rsid w:val="001B7488"/>
    <w:rsid w:val="001C3CCD"/>
    <w:rsid w:val="001D0FEF"/>
    <w:rsid w:val="001D2290"/>
    <w:rsid w:val="001D6400"/>
    <w:rsid w:val="001F796F"/>
    <w:rsid w:val="00202238"/>
    <w:rsid w:val="00202695"/>
    <w:rsid w:val="00213B16"/>
    <w:rsid w:val="00221860"/>
    <w:rsid w:val="002247EB"/>
    <w:rsid w:val="00241E21"/>
    <w:rsid w:val="00243DB3"/>
    <w:rsid w:val="00256ACC"/>
    <w:rsid w:val="00257FAC"/>
    <w:rsid w:val="00266A51"/>
    <w:rsid w:val="002719D0"/>
    <w:rsid w:val="00273DE3"/>
    <w:rsid w:val="00276A41"/>
    <w:rsid w:val="00282E61"/>
    <w:rsid w:val="00283D81"/>
    <w:rsid w:val="00283F64"/>
    <w:rsid w:val="002855D9"/>
    <w:rsid w:val="002870B2"/>
    <w:rsid w:val="00290CD2"/>
    <w:rsid w:val="00291144"/>
    <w:rsid w:val="002A1831"/>
    <w:rsid w:val="002A48BE"/>
    <w:rsid w:val="002A6630"/>
    <w:rsid w:val="002B038E"/>
    <w:rsid w:val="002B0585"/>
    <w:rsid w:val="002B271E"/>
    <w:rsid w:val="002C2D1E"/>
    <w:rsid w:val="002C2FBC"/>
    <w:rsid w:val="002C461C"/>
    <w:rsid w:val="002C781D"/>
    <w:rsid w:val="002C78EB"/>
    <w:rsid w:val="002D3DAA"/>
    <w:rsid w:val="002D4A6C"/>
    <w:rsid w:val="002D61E0"/>
    <w:rsid w:val="002E179D"/>
    <w:rsid w:val="002E5FAB"/>
    <w:rsid w:val="002F0616"/>
    <w:rsid w:val="00306AB3"/>
    <w:rsid w:val="00312AF6"/>
    <w:rsid w:val="00312CD4"/>
    <w:rsid w:val="003175B9"/>
    <w:rsid w:val="003229C5"/>
    <w:rsid w:val="00324370"/>
    <w:rsid w:val="00343334"/>
    <w:rsid w:val="00356497"/>
    <w:rsid w:val="00361A2C"/>
    <w:rsid w:val="003623D6"/>
    <w:rsid w:val="0036473A"/>
    <w:rsid w:val="00365722"/>
    <w:rsid w:val="003670AC"/>
    <w:rsid w:val="00370F0C"/>
    <w:rsid w:val="00390F53"/>
    <w:rsid w:val="0039487D"/>
    <w:rsid w:val="003978B4"/>
    <w:rsid w:val="003A23DB"/>
    <w:rsid w:val="003A2E2D"/>
    <w:rsid w:val="003A4838"/>
    <w:rsid w:val="003A5A94"/>
    <w:rsid w:val="003A66A6"/>
    <w:rsid w:val="003B7ABF"/>
    <w:rsid w:val="003C0E16"/>
    <w:rsid w:val="003C6918"/>
    <w:rsid w:val="003D2EFF"/>
    <w:rsid w:val="003D4045"/>
    <w:rsid w:val="003D6152"/>
    <w:rsid w:val="003D75C9"/>
    <w:rsid w:val="0040725B"/>
    <w:rsid w:val="0041643A"/>
    <w:rsid w:val="00417B9D"/>
    <w:rsid w:val="0042522F"/>
    <w:rsid w:val="00443D91"/>
    <w:rsid w:val="004473D3"/>
    <w:rsid w:val="00451A39"/>
    <w:rsid w:val="00465C2A"/>
    <w:rsid w:val="00471A58"/>
    <w:rsid w:val="00471AB9"/>
    <w:rsid w:val="00473134"/>
    <w:rsid w:val="00485D89"/>
    <w:rsid w:val="00490AC6"/>
    <w:rsid w:val="004A245F"/>
    <w:rsid w:val="004C5AE7"/>
    <w:rsid w:val="004D065D"/>
    <w:rsid w:val="004D0A6E"/>
    <w:rsid w:val="004D11B9"/>
    <w:rsid w:val="004D4DCA"/>
    <w:rsid w:val="004D6296"/>
    <w:rsid w:val="004D7AA9"/>
    <w:rsid w:val="004E45F4"/>
    <w:rsid w:val="004F0072"/>
    <w:rsid w:val="004F0733"/>
    <w:rsid w:val="004F2E1B"/>
    <w:rsid w:val="004F6C5E"/>
    <w:rsid w:val="00503737"/>
    <w:rsid w:val="00506826"/>
    <w:rsid w:val="00512292"/>
    <w:rsid w:val="005257B3"/>
    <w:rsid w:val="0052669D"/>
    <w:rsid w:val="005347A4"/>
    <w:rsid w:val="0054112B"/>
    <w:rsid w:val="005413EA"/>
    <w:rsid w:val="00544C28"/>
    <w:rsid w:val="00544D6B"/>
    <w:rsid w:val="0054501C"/>
    <w:rsid w:val="00556C0D"/>
    <w:rsid w:val="005626F9"/>
    <w:rsid w:val="00565E94"/>
    <w:rsid w:val="00565ECC"/>
    <w:rsid w:val="00566433"/>
    <w:rsid w:val="00573190"/>
    <w:rsid w:val="00574C14"/>
    <w:rsid w:val="00576C68"/>
    <w:rsid w:val="0058075E"/>
    <w:rsid w:val="005837A5"/>
    <w:rsid w:val="005845B3"/>
    <w:rsid w:val="00586724"/>
    <w:rsid w:val="00586E71"/>
    <w:rsid w:val="00591E97"/>
    <w:rsid w:val="00595E23"/>
    <w:rsid w:val="005B4DBC"/>
    <w:rsid w:val="005B59B4"/>
    <w:rsid w:val="005C050A"/>
    <w:rsid w:val="005C0709"/>
    <w:rsid w:val="005C4C81"/>
    <w:rsid w:val="005D0167"/>
    <w:rsid w:val="005D2A71"/>
    <w:rsid w:val="005E501F"/>
    <w:rsid w:val="005F2B46"/>
    <w:rsid w:val="005F3C46"/>
    <w:rsid w:val="005F3E08"/>
    <w:rsid w:val="005F5FFB"/>
    <w:rsid w:val="0061161A"/>
    <w:rsid w:val="0061459C"/>
    <w:rsid w:val="00620C4F"/>
    <w:rsid w:val="006210A6"/>
    <w:rsid w:val="006223B8"/>
    <w:rsid w:val="00630747"/>
    <w:rsid w:val="006350D8"/>
    <w:rsid w:val="00637E90"/>
    <w:rsid w:val="00637F33"/>
    <w:rsid w:val="006405F2"/>
    <w:rsid w:val="006420C0"/>
    <w:rsid w:val="00642CED"/>
    <w:rsid w:val="006436BC"/>
    <w:rsid w:val="0064530D"/>
    <w:rsid w:val="00653010"/>
    <w:rsid w:val="006569AE"/>
    <w:rsid w:val="00657156"/>
    <w:rsid w:val="00661DD9"/>
    <w:rsid w:val="006659EA"/>
    <w:rsid w:val="00666BA9"/>
    <w:rsid w:val="00667A20"/>
    <w:rsid w:val="0067204D"/>
    <w:rsid w:val="00683AF4"/>
    <w:rsid w:val="00685092"/>
    <w:rsid w:val="00692424"/>
    <w:rsid w:val="00692AE8"/>
    <w:rsid w:val="006953D3"/>
    <w:rsid w:val="00697679"/>
    <w:rsid w:val="006A402D"/>
    <w:rsid w:val="006A49D1"/>
    <w:rsid w:val="006A6C8A"/>
    <w:rsid w:val="006B2D0E"/>
    <w:rsid w:val="006B789B"/>
    <w:rsid w:val="006D5662"/>
    <w:rsid w:val="006D74C6"/>
    <w:rsid w:val="006E1144"/>
    <w:rsid w:val="006E2E82"/>
    <w:rsid w:val="006E7169"/>
    <w:rsid w:val="00711B54"/>
    <w:rsid w:val="007147E9"/>
    <w:rsid w:val="0071783B"/>
    <w:rsid w:val="00725581"/>
    <w:rsid w:val="007266DD"/>
    <w:rsid w:val="00726DC0"/>
    <w:rsid w:val="007311BB"/>
    <w:rsid w:val="007313A2"/>
    <w:rsid w:val="00732FE3"/>
    <w:rsid w:val="0073543A"/>
    <w:rsid w:val="00736409"/>
    <w:rsid w:val="0074733B"/>
    <w:rsid w:val="00747E75"/>
    <w:rsid w:val="00751E2D"/>
    <w:rsid w:val="007526EA"/>
    <w:rsid w:val="007541B6"/>
    <w:rsid w:val="00761D59"/>
    <w:rsid w:val="00762224"/>
    <w:rsid w:val="0076671D"/>
    <w:rsid w:val="0077295D"/>
    <w:rsid w:val="007801F6"/>
    <w:rsid w:val="00791049"/>
    <w:rsid w:val="00793E97"/>
    <w:rsid w:val="00796C5D"/>
    <w:rsid w:val="00797837"/>
    <w:rsid w:val="007B3FD3"/>
    <w:rsid w:val="007B7D27"/>
    <w:rsid w:val="007C05FC"/>
    <w:rsid w:val="007C3EAB"/>
    <w:rsid w:val="007D2E7B"/>
    <w:rsid w:val="007D5A26"/>
    <w:rsid w:val="007E101D"/>
    <w:rsid w:val="007E122E"/>
    <w:rsid w:val="007E21E0"/>
    <w:rsid w:val="007E2D8A"/>
    <w:rsid w:val="007F2E3E"/>
    <w:rsid w:val="007F340E"/>
    <w:rsid w:val="007F7941"/>
    <w:rsid w:val="00805C47"/>
    <w:rsid w:val="0080680F"/>
    <w:rsid w:val="00810E15"/>
    <w:rsid w:val="0081415F"/>
    <w:rsid w:val="00814957"/>
    <w:rsid w:val="00821743"/>
    <w:rsid w:val="00821AE0"/>
    <w:rsid w:val="0083592B"/>
    <w:rsid w:val="0084573C"/>
    <w:rsid w:val="00846C62"/>
    <w:rsid w:val="00847B23"/>
    <w:rsid w:val="00852A38"/>
    <w:rsid w:val="008619EB"/>
    <w:rsid w:val="00863B70"/>
    <w:rsid w:val="00865AAB"/>
    <w:rsid w:val="0087006C"/>
    <w:rsid w:val="008700FD"/>
    <w:rsid w:val="00870329"/>
    <w:rsid w:val="008733EC"/>
    <w:rsid w:val="00881081"/>
    <w:rsid w:val="00883CA3"/>
    <w:rsid w:val="0088453F"/>
    <w:rsid w:val="00884837"/>
    <w:rsid w:val="00887E3E"/>
    <w:rsid w:val="008A1853"/>
    <w:rsid w:val="008A1D51"/>
    <w:rsid w:val="008A33E5"/>
    <w:rsid w:val="008A45D7"/>
    <w:rsid w:val="008A4F14"/>
    <w:rsid w:val="008B0982"/>
    <w:rsid w:val="008B15A4"/>
    <w:rsid w:val="008B251A"/>
    <w:rsid w:val="008B2EC7"/>
    <w:rsid w:val="008B5519"/>
    <w:rsid w:val="008D2742"/>
    <w:rsid w:val="008D3C8D"/>
    <w:rsid w:val="008D4CF8"/>
    <w:rsid w:val="008E4A3C"/>
    <w:rsid w:val="008E6228"/>
    <w:rsid w:val="008E6CAE"/>
    <w:rsid w:val="008F7D9A"/>
    <w:rsid w:val="009020C1"/>
    <w:rsid w:val="0090341A"/>
    <w:rsid w:val="0090365B"/>
    <w:rsid w:val="00903FD9"/>
    <w:rsid w:val="00911804"/>
    <w:rsid w:val="009128E1"/>
    <w:rsid w:val="009239AB"/>
    <w:rsid w:val="00924B67"/>
    <w:rsid w:val="0092714B"/>
    <w:rsid w:val="00927B16"/>
    <w:rsid w:val="0093507D"/>
    <w:rsid w:val="0093735C"/>
    <w:rsid w:val="0093785B"/>
    <w:rsid w:val="00941969"/>
    <w:rsid w:val="009441FA"/>
    <w:rsid w:val="009503C9"/>
    <w:rsid w:val="009514E2"/>
    <w:rsid w:val="0095648E"/>
    <w:rsid w:val="009638FB"/>
    <w:rsid w:val="00964043"/>
    <w:rsid w:val="00966055"/>
    <w:rsid w:val="00970333"/>
    <w:rsid w:val="00973708"/>
    <w:rsid w:val="00976AA8"/>
    <w:rsid w:val="00977BFE"/>
    <w:rsid w:val="00977F0F"/>
    <w:rsid w:val="009812F7"/>
    <w:rsid w:val="009A4628"/>
    <w:rsid w:val="009A4F3F"/>
    <w:rsid w:val="009A679C"/>
    <w:rsid w:val="009B1B58"/>
    <w:rsid w:val="009C0FF5"/>
    <w:rsid w:val="009C379A"/>
    <w:rsid w:val="009C5002"/>
    <w:rsid w:val="009C50FE"/>
    <w:rsid w:val="009D248C"/>
    <w:rsid w:val="009D2696"/>
    <w:rsid w:val="009D5D8E"/>
    <w:rsid w:val="009D660C"/>
    <w:rsid w:val="009D6AF1"/>
    <w:rsid w:val="009D7BD5"/>
    <w:rsid w:val="009E0C88"/>
    <w:rsid w:val="009E6ECA"/>
    <w:rsid w:val="009F1B0B"/>
    <w:rsid w:val="00A02034"/>
    <w:rsid w:val="00A04D07"/>
    <w:rsid w:val="00A05056"/>
    <w:rsid w:val="00A1250A"/>
    <w:rsid w:val="00A17F79"/>
    <w:rsid w:val="00A32447"/>
    <w:rsid w:val="00A33472"/>
    <w:rsid w:val="00A36252"/>
    <w:rsid w:val="00A367BD"/>
    <w:rsid w:val="00A43407"/>
    <w:rsid w:val="00A439C0"/>
    <w:rsid w:val="00A4724F"/>
    <w:rsid w:val="00A47C84"/>
    <w:rsid w:val="00A51904"/>
    <w:rsid w:val="00A73CCD"/>
    <w:rsid w:val="00A83B19"/>
    <w:rsid w:val="00A847E7"/>
    <w:rsid w:val="00A870AA"/>
    <w:rsid w:val="00A96D50"/>
    <w:rsid w:val="00AA458B"/>
    <w:rsid w:val="00AB36A4"/>
    <w:rsid w:val="00AC190D"/>
    <w:rsid w:val="00AC1BC2"/>
    <w:rsid w:val="00AC3520"/>
    <w:rsid w:val="00AC60F0"/>
    <w:rsid w:val="00AC6936"/>
    <w:rsid w:val="00AD30C4"/>
    <w:rsid w:val="00AD4FCE"/>
    <w:rsid w:val="00AD6E33"/>
    <w:rsid w:val="00AD7D25"/>
    <w:rsid w:val="00AE766A"/>
    <w:rsid w:val="00AF2584"/>
    <w:rsid w:val="00AF3DBB"/>
    <w:rsid w:val="00B00BD5"/>
    <w:rsid w:val="00B02E54"/>
    <w:rsid w:val="00B05AC3"/>
    <w:rsid w:val="00B073CD"/>
    <w:rsid w:val="00B21ACD"/>
    <w:rsid w:val="00B23244"/>
    <w:rsid w:val="00B27824"/>
    <w:rsid w:val="00B3545D"/>
    <w:rsid w:val="00B4449A"/>
    <w:rsid w:val="00B46B1D"/>
    <w:rsid w:val="00B53492"/>
    <w:rsid w:val="00B60CE9"/>
    <w:rsid w:val="00B613C2"/>
    <w:rsid w:val="00B627A5"/>
    <w:rsid w:val="00B62A13"/>
    <w:rsid w:val="00B66848"/>
    <w:rsid w:val="00B66A60"/>
    <w:rsid w:val="00B87A4F"/>
    <w:rsid w:val="00B970B1"/>
    <w:rsid w:val="00BA3942"/>
    <w:rsid w:val="00BA3D88"/>
    <w:rsid w:val="00BA6B84"/>
    <w:rsid w:val="00BB31C5"/>
    <w:rsid w:val="00BC2292"/>
    <w:rsid w:val="00BD1F0E"/>
    <w:rsid w:val="00BD4828"/>
    <w:rsid w:val="00BD4FA1"/>
    <w:rsid w:val="00BD5C78"/>
    <w:rsid w:val="00BD6E54"/>
    <w:rsid w:val="00BE5108"/>
    <w:rsid w:val="00BE5245"/>
    <w:rsid w:val="00BF5EA8"/>
    <w:rsid w:val="00C0177A"/>
    <w:rsid w:val="00C07D50"/>
    <w:rsid w:val="00C23791"/>
    <w:rsid w:val="00C31655"/>
    <w:rsid w:val="00C316C6"/>
    <w:rsid w:val="00C323CA"/>
    <w:rsid w:val="00C36C0F"/>
    <w:rsid w:val="00C37731"/>
    <w:rsid w:val="00C4396F"/>
    <w:rsid w:val="00C45755"/>
    <w:rsid w:val="00C46FB1"/>
    <w:rsid w:val="00C564A2"/>
    <w:rsid w:val="00C63A05"/>
    <w:rsid w:val="00C65675"/>
    <w:rsid w:val="00C71C62"/>
    <w:rsid w:val="00C834C1"/>
    <w:rsid w:val="00CA0FEF"/>
    <w:rsid w:val="00CA1D4E"/>
    <w:rsid w:val="00CB25B6"/>
    <w:rsid w:val="00CB46A9"/>
    <w:rsid w:val="00CE4EDE"/>
    <w:rsid w:val="00CE555E"/>
    <w:rsid w:val="00CE5B02"/>
    <w:rsid w:val="00CE7F93"/>
    <w:rsid w:val="00CF5D02"/>
    <w:rsid w:val="00D00600"/>
    <w:rsid w:val="00D01467"/>
    <w:rsid w:val="00D01832"/>
    <w:rsid w:val="00D03D04"/>
    <w:rsid w:val="00D12376"/>
    <w:rsid w:val="00D16612"/>
    <w:rsid w:val="00D21B84"/>
    <w:rsid w:val="00D2545E"/>
    <w:rsid w:val="00D3111D"/>
    <w:rsid w:val="00D31331"/>
    <w:rsid w:val="00D35480"/>
    <w:rsid w:val="00D3745F"/>
    <w:rsid w:val="00D40478"/>
    <w:rsid w:val="00D432D8"/>
    <w:rsid w:val="00D445F2"/>
    <w:rsid w:val="00D447FF"/>
    <w:rsid w:val="00D45797"/>
    <w:rsid w:val="00D46AD3"/>
    <w:rsid w:val="00D535E6"/>
    <w:rsid w:val="00D55F07"/>
    <w:rsid w:val="00D57CAB"/>
    <w:rsid w:val="00D7413D"/>
    <w:rsid w:val="00D80F91"/>
    <w:rsid w:val="00D84508"/>
    <w:rsid w:val="00D86611"/>
    <w:rsid w:val="00D86744"/>
    <w:rsid w:val="00D92AE0"/>
    <w:rsid w:val="00DA676D"/>
    <w:rsid w:val="00DA7566"/>
    <w:rsid w:val="00DA766B"/>
    <w:rsid w:val="00DB3E24"/>
    <w:rsid w:val="00DC4205"/>
    <w:rsid w:val="00DC4E73"/>
    <w:rsid w:val="00DC54F0"/>
    <w:rsid w:val="00DC65A1"/>
    <w:rsid w:val="00DC787D"/>
    <w:rsid w:val="00DD759A"/>
    <w:rsid w:val="00DE2C6E"/>
    <w:rsid w:val="00DE32B2"/>
    <w:rsid w:val="00DE3587"/>
    <w:rsid w:val="00DE3658"/>
    <w:rsid w:val="00DE6290"/>
    <w:rsid w:val="00DF0713"/>
    <w:rsid w:val="00DF2286"/>
    <w:rsid w:val="00DF2C81"/>
    <w:rsid w:val="00DF5468"/>
    <w:rsid w:val="00E153D1"/>
    <w:rsid w:val="00E26FEF"/>
    <w:rsid w:val="00E30FB2"/>
    <w:rsid w:val="00E318BC"/>
    <w:rsid w:val="00E36050"/>
    <w:rsid w:val="00E40820"/>
    <w:rsid w:val="00E455E7"/>
    <w:rsid w:val="00E45B8F"/>
    <w:rsid w:val="00E50C79"/>
    <w:rsid w:val="00E61FF6"/>
    <w:rsid w:val="00E63CAC"/>
    <w:rsid w:val="00E648CA"/>
    <w:rsid w:val="00E7498E"/>
    <w:rsid w:val="00E77D30"/>
    <w:rsid w:val="00E811E1"/>
    <w:rsid w:val="00E83654"/>
    <w:rsid w:val="00E872B5"/>
    <w:rsid w:val="00E93B0E"/>
    <w:rsid w:val="00EA3CFF"/>
    <w:rsid w:val="00EA5D28"/>
    <w:rsid w:val="00EA6EE3"/>
    <w:rsid w:val="00EA70FD"/>
    <w:rsid w:val="00EB257C"/>
    <w:rsid w:val="00EB406E"/>
    <w:rsid w:val="00EB4566"/>
    <w:rsid w:val="00EB7119"/>
    <w:rsid w:val="00EC08C0"/>
    <w:rsid w:val="00EC7672"/>
    <w:rsid w:val="00ED3FAF"/>
    <w:rsid w:val="00ED5B71"/>
    <w:rsid w:val="00ED74D0"/>
    <w:rsid w:val="00EE2DFF"/>
    <w:rsid w:val="00EE41FE"/>
    <w:rsid w:val="00EF02AF"/>
    <w:rsid w:val="00EF2803"/>
    <w:rsid w:val="00EF28D4"/>
    <w:rsid w:val="00EF6108"/>
    <w:rsid w:val="00F01F28"/>
    <w:rsid w:val="00F036E8"/>
    <w:rsid w:val="00F050A5"/>
    <w:rsid w:val="00F10826"/>
    <w:rsid w:val="00F1092E"/>
    <w:rsid w:val="00F159D1"/>
    <w:rsid w:val="00F15A7A"/>
    <w:rsid w:val="00F15F3B"/>
    <w:rsid w:val="00F20C1F"/>
    <w:rsid w:val="00F24826"/>
    <w:rsid w:val="00F274E1"/>
    <w:rsid w:val="00F27D00"/>
    <w:rsid w:val="00F30F16"/>
    <w:rsid w:val="00F312E9"/>
    <w:rsid w:val="00F324AF"/>
    <w:rsid w:val="00F335B2"/>
    <w:rsid w:val="00F36B34"/>
    <w:rsid w:val="00F43321"/>
    <w:rsid w:val="00F4452B"/>
    <w:rsid w:val="00F61FDC"/>
    <w:rsid w:val="00F6413C"/>
    <w:rsid w:val="00F65339"/>
    <w:rsid w:val="00F66400"/>
    <w:rsid w:val="00F67AEC"/>
    <w:rsid w:val="00F71AAA"/>
    <w:rsid w:val="00F83380"/>
    <w:rsid w:val="00F86D41"/>
    <w:rsid w:val="00F9168C"/>
    <w:rsid w:val="00FA5877"/>
    <w:rsid w:val="00FA5C53"/>
    <w:rsid w:val="00FA5CF5"/>
    <w:rsid w:val="00FB0C07"/>
    <w:rsid w:val="00FB4557"/>
    <w:rsid w:val="00FB4DD6"/>
    <w:rsid w:val="00FB770C"/>
    <w:rsid w:val="00FB79CE"/>
    <w:rsid w:val="00FD320C"/>
    <w:rsid w:val="00FD4629"/>
    <w:rsid w:val="00FE17E3"/>
    <w:rsid w:val="00FE40B9"/>
    <w:rsid w:val="00FF19C7"/>
    <w:rsid w:val="00FF3BA4"/>
    <w:rsid w:val="00FF6C17"/>
    <w:rsid w:val="00FF7BD6"/>
    <w:rsid w:val="4E29A932"/>
    <w:rsid w:val="65F5D600"/>
    <w:rsid w:val="6A80A9A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4"/>
    <o:shapelayout v:ext="edit">
      <o:idmap v:ext="edit" data="2"/>
    </o:shapelayout>
  </w:shapeDefaults>
  <w:decimalSymbol w:val="."/>
  <w:listSeparator w:val=","/>
  <w14:docId w14:val="40F68ED9"/>
  <w15:docId w15:val="{7AA06D34-00C6-416F-B968-9BD83C977DF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Calibri" w:hAnsi="Calibri" w:eastAsia="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12957"/>
  </w:style>
  <w:style w:type="paragraph" w:styleId="Heading1">
    <w:name w:val="heading 1"/>
    <w:basedOn w:val="Normal"/>
    <w:next w:val="Normal"/>
    <w:link w:val="Heading1Char"/>
    <w:uiPriority w:val="9"/>
    <w:qFormat/>
    <w:rsid w:val="00057713"/>
    <w:pPr>
      <w:keepNext/>
      <w:keepLines/>
      <w:spacing w:before="480"/>
      <w:outlineLvl w:val="0"/>
    </w:pPr>
    <w:rPr>
      <w:rFonts w:asciiTheme="majorHAnsi" w:hAnsiTheme="majorHAnsi" w:eastAsiaTheme="majorEastAsia" w:cstheme="majorBidi"/>
      <w:b/>
      <w:bCs/>
      <w:color w:val="42558C" w:themeColor="accent1" w:themeShade="BF"/>
      <w:sz w:val="28"/>
      <w:szCs w:val="28"/>
    </w:rPr>
  </w:style>
  <w:style w:type="paragraph" w:styleId="Heading2">
    <w:name w:val="heading 2"/>
    <w:basedOn w:val="Normal"/>
    <w:next w:val="Normal"/>
    <w:link w:val="Heading2Char"/>
    <w:uiPriority w:val="9"/>
    <w:unhideWhenUsed/>
    <w:qFormat/>
    <w:rsid w:val="001E2D2F"/>
    <w:pPr>
      <w:keepNext/>
      <w:keepLines/>
      <w:spacing w:before="200"/>
      <w:outlineLvl w:val="1"/>
    </w:pPr>
    <w:rPr>
      <w:rFonts w:asciiTheme="majorHAnsi" w:hAnsiTheme="majorHAnsi" w:eastAsiaTheme="majorEastAsia" w:cstheme="majorBidi"/>
      <w:b/>
      <w:bCs/>
      <w:color w:val="6076B4" w:themeColor="accent1"/>
      <w:sz w:val="26"/>
      <w:szCs w:val="26"/>
    </w:rPr>
  </w:style>
  <w:style w:type="paragraph" w:styleId="Heading3">
    <w:name w:val="heading 3"/>
    <w:basedOn w:val="Normal"/>
    <w:next w:val="Normal"/>
    <w:link w:val="Heading3Char"/>
    <w:uiPriority w:val="9"/>
    <w:unhideWhenUsed/>
    <w:qFormat/>
    <w:rsid w:val="001E2D2F"/>
    <w:pPr>
      <w:keepNext/>
      <w:keepLines/>
      <w:spacing w:before="200"/>
      <w:outlineLvl w:val="2"/>
    </w:pPr>
    <w:rPr>
      <w:rFonts w:asciiTheme="majorHAnsi" w:hAnsiTheme="majorHAnsi" w:eastAsiaTheme="majorEastAsia" w:cstheme="majorBidi"/>
      <w:b/>
      <w:bCs/>
      <w:color w:val="6076B4" w:themeColor="accent1"/>
    </w:rPr>
  </w:style>
  <w:style w:type="paragraph" w:styleId="Heading4">
    <w:name w:val="heading 4"/>
    <w:basedOn w:val="Normal"/>
    <w:next w:val="Normal"/>
    <w:link w:val="Heading4Char"/>
    <w:uiPriority w:val="9"/>
    <w:unhideWhenUsed/>
    <w:qFormat/>
    <w:rsid w:val="00F668BB"/>
    <w:pPr>
      <w:keepNext/>
      <w:keepLines/>
      <w:spacing w:before="200"/>
      <w:outlineLvl w:val="3"/>
    </w:pPr>
    <w:rPr>
      <w:rFonts w:asciiTheme="majorHAnsi" w:hAnsiTheme="majorHAnsi" w:eastAsiaTheme="majorEastAsia" w:cstheme="majorBidi"/>
      <w:b/>
      <w:bCs/>
      <w:i/>
      <w:iCs/>
      <w:color w:val="6076B4" w:themeColor="accent1"/>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styleId="DefaultParagraphFont" w:default="1">
    <w:name w:val="Default Paragraph Font"/>
    <w:uiPriority w:val="1"/>
    <w:semiHidden/>
    <w:unhideWhenUsed/>
  </w:style>
  <w:style w:type="table" w:styleId="TableNormal" w:default="1">
    <w:name w:val="Normal Table"/>
    <w:uiPriority w:val="99"/>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link w:val="TitleChar"/>
    <w:qFormat/>
    <w:rsid w:val="00057713"/>
    <w:pPr>
      <w:widowControl w:val="0"/>
      <w:spacing w:after="240"/>
    </w:pPr>
    <w:rPr>
      <w:rFonts w:ascii="Arial" w:hAnsi="Arial" w:eastAsia="Times New Roman" w:cs="Times New Roman"/>
      <w:b/>
      <w:sz w:val="36"/>
      <w:szCs w:val="20"/>
    </w:rPr>
  </w:style>
  <w:style w:type="paragraph" w:styleId="Project" w:customStyle="1">
    <w:name w:val="Project"/>
    <w:basedOn w:val="Normal"/>
    <w:rsid w:val="00057713"/>
    <w:pPr>
      <w:jc w:val="right"/>
    </w:pPr>
    <w:rPr>
      <w:rFonts w:ascii="Arial" w:hAnsi="Arial" w:eastAsia="Times New Roman" w:cs="Times New Roman"/>
      <w:b/>
      <w:sz w:val="36"/>
      <w:szCs w:val="20"/>
    </w:rPr>
  </w:style>
  <w:style w:type="character" w:styleId="TitleChar" w:customStyle="1">
    <w:name w:val="Title Char"/>
    <w:basedOn w:val="DefaultParagraphFont"/>
    <w:link w:val="Title"/>
    <w:rsid w:val="00057713"/>
    <w:rPr>
      <w:rFonts w:ascii="Arial" w:hAnsi="Arial" w:eastAsia="Times New Roman" w:cs="Times New Roman"/>
      <w:b/>
      <w:sz w:val="36"/>
      <w:szCs w:val="20"/>
    </w:rPr>
  </w:style>
  <w:style w:type="character" w:styleId="Strong">
    <w:name w:val="Strong"/>
    <w:basedOn w:val="DefaultParagraphFont"/>
    <w:uiPriority w:val="22"/>
    <w:qFormat/>
    <w:rsid w:val="00057713"/>
    <w:rPr>
      <w:b/>
      <w:bCs/>
    </w:rPr>
  </w:style>
  <w:style w:type="character" w:styleId="BookTitle">
    <w:name w:val="Book Title"/>
    <w:basedOn w:val="DefaultParagraphFont"/>
    <w:uiPriority w:val="33"/>
    <w:qFormat/>
    <w:rsid w:val="00057713"/>
    <w:rPr>
      <w:b/>
      <w:bCs/>
      <w:smallCaps/>
      <w:spacing w:val="5"/>
    </w:rPr>
  </w:style>
  <w:style w:type="character" w:styleId="PlaceholderText">
    <w:name w:val="Placeholder Text"/>
    <w:basedOn w:val="DefaultParagraphFont"/>
    <w:uiPriority w:val="99"/>
    <w:semiHidden/>
    <w:rsid w:val="00057713"/>
    <w:rPr>
      <w:color w:val="808080"/>
    </w:rPr>
  </w:style>
  <w:style w:type="paragraph" w:styleId="BalloonText">
    <w:name w:val="Balloon Text"/>
    <w:basedOn w:val="Normal"/>
    <w:link w:val="BalloonTextChar"/>
    <w:uiPriority w:val="99"/>
    <w:semiHidden/>
    <w:unhideWhenUsed/>
    <w:rsid w:val="00057713"/>
    <w:rPr>
      <w:rFonts w:ascii="Tahoma" w:hAnsi="Tahoma" w:cs="Tahoma"/>
      <w:sz w:val="16"/>
      <w:szCs w:val="16"/>
    </w:rPr>
  </w:style>
  <w:style w:type="character" w:styleId="BalloonTextChar" w:customStyle="1">
    <w:name w:val="Balloon Text Char"/>
    <w:basedOn w:val="DefaultParagraphFont"/>
    <w:link w:val="BalloonText"/>
    <w:uiPriority w:val="99"/>
    <w:semiHidden/>
    <w:rsid w:val="00057713"/>
    <w:rPr>
      <w:rFonts w:ascii="Tahoma" w:hAnsi="Tahoma" w:cs="Tahoma"/>
      <w:sz w:val="16"/>
      <w:szCs w:val="16"/>
    </w:rPr>
  </w:style>
  <w:style w:type="paragraph" w:styleId="Header">
    <w:name w:val="header"/>
    <w:basedOn w:val="Normal"/>
    <w:link w:val="HeaderChar"/>
    <w:uiPriority w:val="99"/>
    <w:unhideWhenUsed/>
    <w:rsid w:val="00057713"/>
    <w:pPr>
      <w:tabs>
        <w:tab w:val="center" w:pos="4680"/>
        <w:tab w:val="right" w:pos="9360"/>
      </w:tabs>
    </w:pPr>
  </w:style>
  <w:style w:type="character" w:styleId="HeaderChar" w:customStyle="1">
    <w:name w:val="Header Char"/>
    <w:basedOn w:val="DefaultParagraphFont"/>
    <w:link w:val="Header"/>
    <w:uiPriority w:val="99"/>
    <w:rsid w:val="00057713"/>
  </w:style>
  <w:style w:type="paragraph" w:styleId="Footer">
    <w:name w:val="footer"/>
    <w:basedOn w:val="Normal"/>
    <w:link w:val="FooterChar"/>
    <w:uiPriority w:val="99"/>
    <w:unhideWhenUsed/>
    <w:rsid w:val="00057713"/>
    <w:pPr>
      <w:tabs>
        <w:tab w:val="center" w:pos="4680"/>
        <w:tab w:val="right" w:pos="9360"/>
      </w:tabs>
    </w:pPr>
  </w:style>
  <w:style w:type="character" w:styleId="FooterChar" w:customStyle="1">
    <w:name w:val="Footer Char"/>
    <w:basedOn w:val="DefaultParagraphFont"/>
    <w:link w:val="Footer"/>
    <w:uiPriority w:val="99"/>
    <w:rsid w:val="00057713"/>
  </w:style>
  <w:style w:type="paragraph" w:styleId="DE7B8801F2B1483F98D539CC92927118" w:customStyle="1">
    <w:name w:val="DE7B8801F2B1483F98D539CC92927118"/>
    <w:rsid w:val="00057713"/>
    <w:rPr>
      <w:rFonts w:eastAsiaTheme="minorEastAsia"/>
      <w:lang w:eastAsia="ja-JP"/>
    </w:rPr>
  </w:style>
  <w:style w:type="character" w:styleId="Heading1Char" w:customStyle="1">
    <w:name w:val="Heading 1 Char"/>
    <w:basedOn w:val="DefaultParagraphFont"/>
    <w:link w:val="Heading1"/>
    <w:uiPriority w:val="9"/>
    <w:rsid w:val="00057713"/>
    <w:rPr>
      <w:rFonts w:asciiTheme="majorHAnsi" w:hAnsiTheme="majorHAnsi" w:eastAsiaTheme="majorEastAsia" w:cstheme="majorBidi"/>
      <w:b/>
      <w:bCs/>
      <w:color w:val="42558C" w:themeColor="accent1" w:themeShade="BF"/>
      <w:sz w:val="28"/>
      <w:szCs w:val="28"/>
    </w:rPr>
  </w:style>
  <w:style w:type="paragraph" w:styleId="TOCHeading">
    <w:name w:val="TOC Heading"/>
    <w:basedOn w:val="Heading1"/>
    <w:next w:val="Normal"/>
    <w:uiPriority w:val="39"/>
    <w:semiHidden/>
    <w:unhideWhenUsed/>
    <w:qFormat/>
    <w:rsid w:val="00057713"/>
    <w:pPr>
      <w:outlineLvl w:val="9"/>
    </w:pPr>
    <w:rPr>
      <w:lang w:eastAsia="ja-JP"/>
    </w:rPr>
  </w:style>
  <w:style w:type="paragraph" w:styleId="TOC1">
    <w:name w:val="toc 1"/>
    <w:basedOn w:val="Normal"/>
    <w:next w:val="Normal"/>
    <w:autoRedefine/>
    <w:uiPriority w:val="39"/>
    <w:unhideWhenUsed/>
    <w:rsid w:val="00204CB7"/>
    <w:pPr>
      <w:tabs>
        <w:tab w:val="right" w:leader="dot" w:pos="9350"/>
      </w:tabs>
    </w:pPr>
  </w:style>
  <w:style w:type="character" w:styleId="Hyperlink">
    <w:name w:val="Hyperlink"/>
    <w:basedOn w:val="DefaultParagraphFont"/>
    <w:uiPriority w:val="99"/>
    <w:unhideWhenUsed/>
    <w:rsid w:val="00057713"/>
    <w:rPr>
      <w:color w:val="3399FF" w:themeColor="hyperlink"/>
      <w:u w:val="single"/>
    </w:rPr>
  </w:style>
  <w:style w:type="table" w:styleId="TableGrid">
    <w:name w:val="Table Grid"/>
    <w:basedOn w:val="TableNormal"/>
    <w:uiPriority w:val="59"/>
    <w:rsid w:val="006411E6"/>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List">
    <w:name w:val="Light List"/>
    <w:basedOn w:val="TableNormal"/>
    <w:uiPriority w:val="61"/>
    <w:rsid w:val="006411E6"/>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character" w:styleId="Heading2Char" w:customStyle="1">
    <w:name w:val="Heading 2 Char"/>
    <w:basedOn w:val="DefaultParagraphFont"/>
    <w:link w:val="Heading2"/>
    <w:uiPriority w:val="9"/>
    <w:rsid w:val="001E2D2F"/>
    <w:rPr>
      <w:rFonts w:asciiTheme="majorHAnsi" w:hAnsiTheme="majorHAnsi" w:eastAsiaTheme="majorEastAsia" w:cstheme="majorBidi"/>
      <w:b/>
      <w:bCs/>
      <w:color w:val="6076B4" w:themeColor="accent1"/>
      <w:sz w:val="26"/>
      <w:szCs w:val="26"/>
    </w:rPr>
  </w:style>
  <w:style w:type="paragraph" w:styleId="ListParagraph">
    <w:name w:val="List Paragraph"/>
    <w:basedOn w:val="Normal"/>
    <w:uiPriority w:val="34"/>
    <w:qFormat/>
    <w:rsid w:val="001E2D2F"/>
    <w:pPr>
      <w:ind w:left="720"/>
      <w:contextualSpacing/>
    </w:pPr>
  </w:style>
  <w:style w:type="character" w:styleId="Heading3Char" w:customStyle="1">
    <w:name w:val="Heading 3 Char"/>
    <w:basedOn w:val="DefaultParagraphFont"/>
    <w:link w:val="Heading3"/>
    <w:uiPriority w:val="9"/>
    <w:rsid w:val="001E2D2F"/>
    <w:rPr>
      <w:rFonts w:asciiTheme="majorHAnsi" w:hAnsiTheme="majorHAnsi" w:eastAsiaTheme="majorEastAsia" w:cstheme="majorBidi"/>
      <w:b/>
      <w:bCs/>
      <w:color w:val="6076B4" w:themeColor="accent1"/>
    </w:rPr>
  </w:style>
  <w:style w:type="paragraph" w:styleId="TOC2">
    <w:name w:val="toc 2"/>
    <w:basedOn w:val="Normal"/>
    <w:next w:val="Normal"/>
    <w:autoRedefine/>
    <w:uiPriority w:val="39"/>
    <w:unhideWhenUsed/>
    <w:rsid w:val="002E7CEE"/>
    <w:pPr>
      <w:ind w:left="220"/>
    </w:pPr>
  </w:style>
  <w:style w:type="paragraph" w:styleId="TOC3">
    <w:name w:val="toc 3"/>
    <w:basedOn w:val="Normal"/>
    <w:next w:val="Normal"/>
    <w:autoRedefine/>
    <w:uiPriority w:val="39"/>
    <w:unhideWhenUsed/>
    <w:rsid w:val="002E7CEE"/>
    <w:pPr>
      <w:ind w:left="440"/>
    </w:pPr>
  </w:style>
  <w:style w:type="character" w:styleId="FollowedHyperlink">
    <w:name w:val="FollowedHyperlink"/>
    <w:basedOn w:val="DefaultParagraphFont"/>
    <w:uiPriority w:val="99"/>
    <w:semiHidden/>
    <w:unhideWhenUsed/>
    <w:rsid w:val="00432FD9"/>
    <w:rPr>
      <w:color w:val="B2B2B2" w:themeColor="followedHyperlink"/>
      <w:u w:val="single"/>
    </w:rPr>
  </w:style>
  <w:style w:type="character" w:styleId="CommentReference">
    <w:name w:val="Comment Reference"/>
    <w:basedOn w:val="DefaultParagraphFont"/>
    <w:uiPriority w:val="99"/>
    <w:semiHidden/>
    <w:unhideWhenUsed/>
    <w:rsid w:val="00B54ADF"/>
    <w:rPr>
      <w:sz w:val="16"/>
      <w:szCs w:val="16"/>
    </w:rPr>
  </w:style>
  <w:style w:type="paragraph" w:styleId="CommentText">
    <w:name w:val="Comment Text"/>
    <w:basedOn w:val="Normal"/>
    <w:link w:val="CommentTextChar"/>
    <w:uiPriority w:val="99"/>
    <w:unhideWhenUsed/>
    <w:rsid w:val="00B54ADF"/>
    <w:rPr>
      <w:sz w:val="20"/>
      <w:szCs w:val="20"/>
    </w:rPr>
  </w:style>
  <w:style w:type="character" w:styleId="CommentTextChar" w:customStyle="1">
    <w:name w:val="Comment Text Char"/>
    <w:basedOn w:val="DefaultParagraphFont"/>
    <w:link w:val="CommentText"/>
    <w:uiPriority w:val="99"/>
    <w:rsid w:val="00B54ADF"/>
    <w:rPr>
      <w:sz w:val="20"/>
      <w:szCs w:val="20"/>
    </w:rPr>
  </w:style>
  <w:style w:type="paragraph" w:styleId="CommentSubject">
    <w:name w:val="Comment Subject"/>
    <w:basedOn w:val="CommentText"/>
    <w:next w:val="CommentText"/>
    <w:link w:val="CommentSubjectChar"/>
    <w:uiPriority w:val="99"/>
    <w:semiHidden/>
    <w:unhideWhenUsed/>
    <w:rsid w:val="00B54ADF"/>
    <w:rPr>
      <w:b/>
      <w:bCs/>
    </w:rPr>
  </w:style>
  <w:style w:type="character" w:styleId="CommentSubjectChar" w:customStyle="1">
    <w:name w:val="Comment Subject Char"/>
    <w:basedOn w:val="CommentTextChar"/>
    <w:link w:val="CommentSubject"/>
    <w:uiPriority w:val="99"/>
    <w:semiHidden/>
    <w:rsid w:val="00B54ADF"/>
    <w:rPr>
      <w:b/>
      <w:bCs/>
      <w:sz w:val="20"/>
      <w:szCs w:val="20"/>
    </w:rPr>
  </w:style>
  <w:style w:type="character" w:styleId="Heading4Char" w:customStyle="1">
    <w:name w:val="Heading 4 Char"/>
    <w:basedOn w:val="DefaultParagraphFont"/>
    <w:link w:val="Heading4"/>
    <w:uiPriority w:val="9"/>
    <w:rsid w:val="00F668BB"/>
    <w:rPr>
      <w:rFonts w:asciiTheme="majorHAnsi" w:hAnsiTheme="majorHAnsi" w:eastAsiaTheme="majorEastAsia" w:cstheme="majorBidi"/>
      <w:b/>
      <w:bCs/>
      <w:i/>
      <w:iCs/>
      <w:color w:val="6076B4" w:themeColor="accent1"/>
    </w:rPr>
  </w:style>
  <w:style w:type="paragraph" w:styleId="NoSpacing">
    <w:name w:val="No Spacing"/>
    <w:uiPriority w:val="1"/>
    <w:qFormat/>
    <w:rsid w:val="00715293"/>
  </w:style>
  <w:style w:type="character" w:styleId="SubtleEmphasis">
    <w:name w:val="Subtle Emphasis"/>
    <w:basedOn w:val="DefaultParagraphFont"/>
    <w:uiPriority w:val="19"/>
    <w:qFormat/>
    <w:rsid w:val="00715293"/>
    <w:rPr>
      <w:i/>
      <w:iCs/>
      <w:color w:val="808080" w:themeColor="text1" w:themeTint="7F"/>
    </w:rPr>
  </w:style>
  <w:style w:type="table" w:styleId="TableGrid1" w:customStyle="1">
    <w:name w:val="Table Grid1"/>
    <w:basedOn w:val="TableNormal"/>
    <w:next w:val="TableGrid"/>
    <w:uiPriority w:val="59"/>
    <w:rsid w:val="00F33E34"/>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2" w:customStyle="1">
    <w:name w:val="Table Grid2"/>
    <w:basedOn w:val="TableNormal"/>
    <w:next w:val="TableGrid"/>
    <w:uiPriority w:val="59"/>
    <w:rsid w:val="00D353EB"/>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OC4">
    <w:name w:val="toc 4"/>
    <w:basedOn w:val="Normal"/>
    <w:next w:val="Normal"/>
    <w:autoRedefine/>
    <w:uiPriority w:val="39"/>
    <w:unhideWhenUsed/>
    <w:rsid w:val="000D08F8"/>
    <w:pPr>
      <w:spacing w:after="100" w:line="259" w:lineRule="auto"/>
      <w:ind w:left="660"/>
    </w:pPr>
    <w:rPr>
      <w:rFonts w:eastAsiaTheme="minorEastAsia"/>
    </w:rPr>
  </w:style>
  <w:style w:type="paragraph" w:styleId="TOC5">
    <w:name w:val="toc 5"/>
    <w:basedOn w:val="Normal"/>
    <w:next w:val="Normal"/>
    <w:autoRedefine/>
    <w:uiPriority w:val="39"/>
    <w:unhideWhenUsed/>
    <w:rsid w:val="000D08F8"/>
    <w:pPr>
      <w:spacing w:after="100" w:line="259" w:lineRule="auto"/>
      <w:ind w:left="880"/>
    </w:pPr>
    <w:rPr>
      <w:rFonts w:eastAsiaTheme="minorEastAsia"/>
    </w:rPr>
  </w:style>
  <w:style w:type="paragraph" w:styleId="TOC6">
    <w:name w:val="toc 6"/>
    <w:basedOn w:val="Normal"/>
    <w:next w:val="Normal"/>
    <w:autoRedefine/>
    <w:uiPriority w:val="39"/>
    <w:unhideWhenUsed/>
    <w:rsid w:val="000D08F8"/>
    <w:pPr>
      <w:spacing w:after="100" w:line="259" w:lineRule="auto"/>
      <w:ind w:left="1100"/>
    </w:pPr>
    <w:rPr>
      <w:rFonts w:eastAsiaTheme="minorEastAsia"/>
    </w:rPr>
  </w:style>
  <w:style w:type="paragraph" w:styleId="TOC7">
    <w:name w:val="toc 7"/>
    <w:basedOn w:val="Normal"/>
    <w:next w:val="Normal"/>
    <w:autoRedefine/>
    <w:uiPriority w:val="39"/>
    <w:unhideWhenUsed/>
    <w:rsid w:val="000D08F8"/>
    <w:pPr>
      <w:spacing w:after="100" w:line="259" w:lineRule="auto"/>
      <w:ind w:left="1320"/>
    </w:pPr>
    <w:rPr>
      <w:rFonts w:eastAsiaTheme="minorEastAsia"/>
    </w:rPr>
  </w:style>
  <w:style w:type="paragraph" w:styleId="TOC8">
    <w:name w:val="toc 8"/>
    <w:basedOn w:val="Normal"/>
    <w:next w:val="Normal"/>
    <w:autoRedefine/>
    <w:uiPriority w:val="39"/>
    <w:unhideWhenUsed/>
    <w:rsid w:val="000D08F8"/>
    <w:pPr>
      <w:spacing w:after="100" w:line="259" w:lineRule="auto"/>
      <w:ind w:left="1540"/>
    </w:pPr>
    <w:rPr>
      <w:rFonts w:eastAsiaTheme="minorEastAsia"/>
    </w:rPr>
  </w:style>
  <w:style w:type="paragraph" w:styleId="TOC9">
    <w:name w:val="toc 9"/>
    <w:basedOn w:val="Normal"/>
    <w:next w:val="Normal"/>
    <w:autoRedefine/>
    <w:uiPriority w:val="39"/>
    <w:unhideWhenUsed/>
    <w:rsid w:val="000D08F8"/>
    <w:pPr>
      <w:spacing w:after="100" w:line="259" w:lineRule="auto"/>
      <w:ind w:left="1760"/>
    </w:pPr>
    <w:rPr>
      <w:rFonts w:eastAsiaTheme="minorEastAsia"/>
    </w:rPr>
  </w:style>
  <w:style w:type="character" w:styleId="UnresolvedMention1" w:customStyle="1">
    <w:name w:val="Unresolved Mention1"/>
    <w:basedOn w:val="DefaultParagraphFont"/>
    <w:uiPriority w:val="99"/>
    <w:semiHidden/>
    <w:unhideWhenUsed/>
    <w:rsid w:val="000D08F8"/>
    <w:rPr>
      <w:color w:val="605E5C"/>
      <w:shd w:val="clear" w:color="auto" w:fill="E1DFDD"/>
    </w:rPr>
  </w:style>
  <w:style w:type="paragraph" w:styleId="Subtitle">
    <w:name w:val="Subtitle"/>
    <w:basedOn w:val="Normal"/>
    <w:next w:val="Normal"/>
    <w:pPr>
      <w:keepNext/>
      <w:keepLines/>
      <w:spacing w:before="360" w:after="80"/>
    </w:pPr>
    <w:rPr>
      <w:rFonts w:ascii="Georgia" w:hAnsi="Georgia" w:eastAsia="Georgia" w:cs="Georgia"/>
      <w:i/>
      <w:color w:val="666666"/>
      <w:sz w:val="48"/>
      <w:szCs w:val="48"/>
    </w:rPr>
  </w:style>
  <w:style w:type="table" w:styleId="a" w:customStyle="1">
    <w:basedOn w:val="TableNormal"/>
    <w:tblPr>
      <w:tblStyleRowBandSize w:val="1"/>
      <w:tblStyleColBandSize w:val="1"/>
    </w:tblPr>
    <w:tblStylePr w:type="firstRow">
      <w:pPr>
        <w:spacing w:before="0" w:after="0" w:line="240" w:lineRule="auto"/>
      </w:pPr>
      <w:rPr>
        <w:b/>
        <w:color w:val="FFFFFF"/>
      </w:rPr>
      <w:tblPr/>
      <w:tcPr>
        <w:shd w:val="clear" w:color="auto" w:fill="000000"/>
      </w:tcPr>
    </w:tblStylePr>
    <w:tblStylePr w:type="lastRow">
      <w:pPr>
        <w:spacing w:before="0" w:after="0" w:line="240" w:lineRule="auto"/>
      </w:pPr>
      <w:rPr>
        <w:b/>
      </w:rPr>
      <w:tblPr/>
      <w:tcPr>
        <w:tcBorders>
          <w:top w:val="single" w:color="000000" w:sz="6" w:space="0"/>
          <w:left w:val="single" w:color="000000" w:sz="8" w:space="0"/>
          <w:bottom w:val="single" w:color="000000" w:sz="8" w:space="0"/>
          <w:right w:val="single" w:color="000000" w:sz="8" w:space="0"/>
        </w:tcBorders>
      </w:tcPr>
    </w:tblStylePr>
    <w:tblStylePr w:type="firstCol">
      <w:rPr>
        <w:b/>
      </w:rPr>
    </w:tblStylePr>
    <w:tblStylePr w:type="lastCol">
      <w:rPr>
        <w:b/>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a0" w:customStyle="1">
    <w:basedOn w:val="TableNormal"/>
    <w:tblPr>
      <w:tblStyleRowBandSize w:val="1"/>
      <w:tblStyleColBandSize w:val="1"/>
    </w:tblPr>
    <w:tblStylePr w:type="firstRow">
      <w:pPr>
        <w:spacing w:before="0" w:after="0" w:line="240" w:lineRule="auto"/>
      </w:pPr>
      <w:rPr>
        <w:b/>
        <w:color w:val="FFFFFF"/>
      </w:rPr>
      <w:tblPr/>
      <w:tcPr>
        <w:shd w:val="clear" w:color="auto" w:fill="000000"/>
      </w:tcPr>
    </w:tblStylePr>
    <w:tblStylePr w:type="lastRow">
      <w:pPr>
        <w:spacing w:before="0" w:after="0" w:line="240" w:lineRule="auto"/>
      </w:pPr>
      <w:rPr>
        <w:b/>
      </w:rPr>
      <w:tblPr/>
      <w:tcPr>
        <w:tcBorders>
          <w:top w:val="single" w:color="000000" w:sz="6" w:space="0"/>
          <w:left w:val="single" w:color="000000" w:sz="8" w:space="0"/>
          <w:bottom w:val="single" w:color="000000" w:sz="8" w:space="0"/>
          <w:right w:val="single" w:color="000000" w:sz="8" w:space="0"/>
        </w:tcBorders>
      </w:tcPr>
    </w:tblStylePr>
    <w:tblStylePr w:type="firstCol">
      <w:rPr>
        <w:b/>
      </w:rPr>
    </w:tblStylePr>
    <w:tblStylePr w:type="lastCol">
      <w:rPr>
        <w:b/>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a1" w:customStyle="1">
    <w:basedOn w:val="TableNormal"/>
    <w:tblPr>
      <w:tblStyleRowBandSize w:val="1"/>
      <w:tblStyleColBandSize w:val="1"/>
    </w:tblPr>
    <w:tblStylePr w:type="firstRow">
      <w:pPr>
        <w:spacing w:before="0" w:after="0" w:line="240" w:lineRule="auto"/>
      </w:pPr>
      <w:rPr>
        <w:b/>
        <w:color w:val="FFFFFF"/>
      </w:rPr>
      <w:tblPr/>
      <w:tcPr>
        <w:shd w:val="clear" w:color="auto" w:fill="000000"/>
      </w:tcPr>
    </w:tblStylePr>
    <w:tblStylePr w:type="lastRow">
      <w:pPr>
        <w:spacing w:before="0" w:after="0" w:line="240" w:lineRule="auto"/>
      </w:pPr>
      <w:rPr>
        <w:b/>
      </w:rPr>
      <w:tblPr/>
      <w:tcPr>
        <w:tcBorders>
          <w:top w:val="single" w:color="000000" w:sz="6" w:space="0"/>
          <w:left w:val="single" w:color="000000" w:sz="8" w:space="0"/>
          <w:bottom w:val="single" w:color="000000" w:sz="8" w:space="0"/>
          <w:right w:val="single" w:color="000000" w:sz="8" w:space="0"/>
        </w:tcBorders>
      </w:tcPr>
    </w:tblStylePr>
    <w:tblStylePr w:type="firstCol">
      <w:rPr>
        <w:b/>
      </w:rPr>
    </w:tblStylePr>
    <w:tblStylePr w:type="lastCol">
      <w:rPr>
        <w:b/>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a2" w:customStyle="1">
    <w:basedOn w:val="TableNormal"/>
    <w:tblPr>
      <w:tblStyleRowBandSize w:val="1"/>
      <w:tblStyleColBandSize w:val="1"/>
    </w:tblPr>
    <w:tblStylePr w:type="firstRow">
      <w:pPr>
        <w:spacing w:before="0" w:after="0" w:line="240" w:lineRule="auto"/>
      </w:pPr>
      <w:rPr>
        <w:b/>
        <w:color w:val="FFFFFF"/>
      </w:rPr>
      <w:tblPr/>
      <w:tcPr>
        <w:shd w:val="clear" w:color="auto" w:fill="000000"/>
      </w:tcPr>
    </w:tblStylePr>
    <w:tblStylePr w:type="lastRow">
      <w:pPr>
        <w:spacing w:before="0" w:after="0" w:line="240" w:lineRule="auto"/>
      </w:pPr>
      <w:rPr>
        <w:b/>
      </w:rPr>
      <w:tblPr/>
      <w:tcPr>
        <w:tcBorders>
          <w:top w:val="single" w:color="000000" w:sz="6" w:space="0"/>
          <w:left w:val="single" w:color="000000" w:sz="8" w:space="0"/>
          <w:bottom w:val="single" w:color="000000" w:sz="8" w:space="0"/>
          <w:right w:val="single" w:color="000000" w:sz="8" w:space="0"/>
        </w:tcBorders>
      </w:tcPr>
    </w:tblStylePr>
    <w:tblStylePr w:type="firstCol">
      <w:rPr>
        <w:b/>
      </w:rPr>
    </w:tblStylePr>
    <w:tblStylePr w:type="lastCol">
      <w:rPr>
        <w:b/>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a3" w:customStyle="1">
    <w:basedOn w:val="TableNormal"/>
    <w:tblPr>
      <w:tblStyleRowBandSize w:val="1"/>
      <w:tblStyleColBandSize w:val="1"/>
      <w:tblCellMar>
        <w:left w:w="115" w:type="dxa"/>
        <w:right w:w="115" w:type="dxa"/>
      </w:tblCellMar>
    </w:tblPr>
  </w:style>
  <w:style w:type="table" w:styleId="a4" w:customStyle="1">
    <w:basedOn w:val="TableNormal"/>
    <w:tblPr>
      <w:tblStyleRowBandSize w:val="1"/>
      <w:tblStyleColBandSize w:val="1"/>
    </w:tblPr>
  </w:style>
  <w:style w:type="paragraph" w:styleId="NormalWeb">
    <w:name w:val="Normal (Web)"/>
    <w:basedOn w:val="Normal"/>
    <w:uiPriority w:val="99"/>
    <w:semiHidden/>
    <w:unhideWhenUsed/>
    <w:rsid w:val="00685092"/>
    <w:rPr>
      <w:rFonts w:ascii="Times New Roman" w:hAnsi="Times New Roman" w:cs="Times New Roman" w:eastAsiaTheme="minorHAnsi"/>
      <w:sz w:val="24"/>
      <w:szCs w:val="24"/>
    </w:rPr>
  </w:style>
  <w:style w:type="character" w:styleId="UnresolvedMention">
    <w:name w:val="Unresolved Mention"/>
    <w:basedOn w:val="DefaultParagraphFont"/>
    <w:uiPriority w:val="99"/>
    <w:semiHidden/>
    <w:unhideWhenUsed/>
    <w:rsid w:val="00D31331"/>
    <w:rPr>
      <w:color w:val="605E5C"/>
      <w:shd w:val="clear" w:color="auto" w:fill="E1DFDD"/>
    </w:rPr>
  </w:style>
  <w:style w:type="paragraph" w:styleId="Revision">
    <w:name w:val="Revision"/>
    <w:hidden/>
    <w:uiPriority w:val="99"/>
    <w:semiHidden/>
    <w:rsid w:val="00D166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562997">
      <w:bodyDiv w:val="1"/>
      <w:marLeft w:val="0"/>
      <w:marRight w:val="0"/>
      <w:marTop w:val="0"/>
      <w:marBottom w:val="0"/>
      <w:divBdr>
        <w:top w:val="none" w:sz="0" w:space="0" w:color="auto"/>
        <w:left w:val="none" w:sz="0" w:space="0" w:color="auto"/>
        <w:bottom w:val="none" w:sz="0" w:space="0" w:color="auto"/>
        <w:right w:val="none" w:sz="0" w:space="0" w:color="auto"/>
      </w:divBdr>
    </w:div>
    <w:div w:id="158467520">
      <w:bodyDiv w:val="1"/>
      <w:marLeft w:val="0"/>
      <w:marRight w:val="0"/>
      <w:marTop w:val="0"/>
      <w:marBottom w:val="0"/>
      <w:divBdr>
        <w:top w:val="none" w:sz="0" w:space="0" w:color="auto"/>
        <w:left w:val="none" w:sz="0" w:space="0" w:color="auto"/>
        <w:bottom w:val="none" w:sz="0" w:space="0" w:color="auto"/>
        <w:right w:val="none" w:sz="0" w:space="0" w:color="auto"/>
      </w:divBdr>
    </w:div>
    <w:div w:id="182329449">
      <w:bodyDiv w:val="1"/>
      <w:marLeft w:val="0"/>
      <w:marRight w:val="0"/>
      <w:marTop w:val="0"/>
      <w:marBottom w:val="0"/>
      <w:divBdr>
        <w:top w:val="none" w:sz="0" w:space="0" w:color="auto"/>
        <w:left w:val="none" w:sz="0" w:space="0" w:color="auto"/>
        <w:bottom w:val="none" w:sz="0" w:space="0" w:color="auto"/>
        <w:right w:val="none" w:sz="0" w:space="0" w:color="auto"/>
      </w:divBdr>
    </w:div>
    <w:div w:id="313148620">
      <w:bodyDiv w:val="1"/>
      <w:marLeft w:val="0"/>
      <w:marRight w:val="0"/>
      <w:marTop w:val="0"/>
      <w:marBottom w:val="0"/>
      <w:divBdr>
        <w:top w:val="none" w:sz="0" w:space="0" w:color="auto"/>
        <w:left w:val="none" w:sz="0" w:space="0" w:color="auto"/>
        <w:bottom w:val="none" w:sz="0" w:space="0" w:color="auto"/>
        <w:right w:val="none" w:sz="0" w:space="0" w:color="auto"/>
      </w:divBdr>
    </w:div>
    <w:div w:id="317273589">
      <w:bodyDiv w:val="1"/>
      <w:marLeft w:val="0"/>
      <w:marRight w:val="0"/>
      <w:marTop w:val="0"/>
      <w:marBottom w:val="0"/>
      <w:divBdr>
        <w:top w:val="none" w:sz="0" w:space="0" w:color="auto"/>
        <w:left w:val="none" w:sz="0" w:space="0" w:color="auto"/>
        <w:bottom w:val="none" w:sz="0" w:space="0" w:color="auto"/>
        <w:right w:val="none" w:sz="0" w:space="0" w:color="auto"/>
      </w:divBdr>
    </w:div>
    <w:div w:id="332300096">
      <w:bodyDiv w:val="1"/>
      <w:marLeft w:val="0"/>
      <w:marRight w:val="0"/>
      <w:marTop w:val="0"/>
      <w:marBottom w:val="0"/>
      <w:divBdr>
        <w:top w:val="none" w:sz="0" w:space="0" w:color="auto"/>
        <w:left w:val="none" w:sz="0" w:space="0" w:color="auto"/>
        <w:bottom w:val="none" w:sz="0" w:space="0" w:color="auto"/>
        <w:right w:val="none" w:sz="0" w:space="0" w:color="auto"/>
      </w:divBdr>
    </w:div>
    <w:div w:id="468936505">
      <w:bodyDiv w:val="1"/>
      <w:marLeft w:val="0"/>
      <w:marRight w:val="0"/>
      <w:marTop w:val="0"/>
      <w:marBottom w:val="0"/>
      <w:divBdr>
        <w:top w:val="none" w:sz="0" w:space="0" w:color="auto"/>
        <w:left w:val="none" w:sz="0" w:space="0" w:color="auto"/>
        <w:bottom w:val="none" w:sz="0" w:space="0" w:color="auto"/>
        <w:right w:val="none" w:sz="0" w:space="0" w:color="auto"/>
      </w:divBdr>
    </w:div>
    <w:div w:id="480080373">
      <w:bodyDiv w:val="1"/>
      <w:marLeft w:val="0"/>
      <w:marRight w:val="0"/>
      <w:marTop w:val="0"/>
      <w:marBottom w:val="0"/>
      <w:divBdr>
        <w:top w:val="none" w:sz="0" w:space="0" w:color="auto"/>
        <w:left w:val="none" w:sz="0" w:space="0" w:color="auto"/>
        <w:bottom w:val="none" w:sz="0" w:space="0" w:color="auto"/>
        <w:right w:val="none" w:sz="0" w:space="0" w:color="auto"/>
      </w:divBdr>
    </w:div>
    <w:div w:id="512568735">
      <w:bodyDiv w:val="1"/>
      <w:marLeft w:val="0"/>
      <w:marRight w:val="0"/>
      <w:marTop w:val="0"/>
      <w:marBottom w:val="0"/>
      <w:divBdr>
        <w:top w:val="none" w:sz="0" w:space="0" w:color="auto"/>
        <w:left w:val="none" w:sz="0" w:space="0" w:color="auto"/>
        <w:bottom w:val="none" w:sz="0" w:space="0" w:color="auto"/>
        <w:right w:val="none" w:sz="0" w:space="0" w:color="auto"/>
      </w:divBdr>
    </w:div>
    <w:div w:id="631911238">
      <w:bodyDiv w:val="1"/>
      <w:marLeft w:val="0"/>
      <w:marRight w:val="0"/>
      <w:marTop w:val="0"/>
      <w:marBottom w:val="0"/>
      <w:divBdr>
        <w:top w:val="none" w:sz="0" w:space="0" w:color="auto"/>
        <w:left w:val="none" w:sz="0" w:space="0" w:color="auto"/>
        <w:bottom w:val="none" w:sz="0" w:space="0" w:color="auto"/>
        <w:right w:val="none" w:sz="0" w:space="0" w:color="auto"/>
      </w:divBdr>
    </w:div>
    <w:div w:id="989021833">
      <w:bodyDiv w:val="1"/>
      <w:marLeft w:val="0"/>
      <w:marRight w:val="0"/>
      <w:marTop w:val="0"/>
      <w:marBottom w:val="0"/>
      <w:divBdr>
        <w:top w:val="none" w:sz="0" w:space="0" w:color="auto"/>
        <w:left w:val="none" w:sz="0" w:space="0" w:color="auto"/>
        <w:bottom w:val="none" w:sz="0" w:space="0" w:color="auto"/>
        <w:right w:val="none" w:sz="0" w:space="0" w:color="auto"/>
      </w:divBdr>
    </w:div>
    <w:div w:id="1432045817">
      <w:bodyDiv w:val="1"/>
      <w:marLeft w:val="0"/>
      <w:marRight w:val="0"/>
      <w:marTop w:val="0"/>
      <w:marBottom w:val="0"/>
      <w:divBdr>
        <w:top w:val="none" w:sz="0" w:space="0" w:color="auto"/>
        <w:left w:val="none" w:sz="0" w:space="0" w:color="auto"/>
        <w:bottom w:val="none" w:sz="0" w:space="0" w:color="auto"/>
        <w:right w:val="none" w:sz="0" w:space="0" w:color="auto"/>
      </w:divBdr>
    </w:div>
    <w:div w:id="1464616822">
      <w:bodyDiv w:val="1"/>
      <w:marLeft w:val="0"/>
      <w:marRight w:val="0"/>
      <w:marTop w:val="0"/>
      <w:marBottom w:val="0"/>
      <w:divBdr>
        <w:top w:val="none" w:sz="0" w:space="0" w:color="auto"/>
        <w:left w:val="none" w:sz="0" w:space="0" w:color="auto"/>
        <w:bottom w:val="none" w:sz="0" w:space="0" w:color="auto"/>
        <w:right w:val="none" w:sz="0" w:space="0" w:color="auto"/>
      </w:divBdr>
    </w:div>
    <w:div w:id="1493715384">
      <w:bodyDiv w:val="1"/>
      <w:marLeft w:val="0"/>
      <w:marRight w:val="0"/>
      <w:marTop w:val="0"/>
      <w:marBottom w:val="0"/>
      <w:divBdr>
        <w:top w:val="none" w:sz="0" w:space="0" w:color="auto"/>
        <w:left w:val="none" w:sz="0" w:space="0" w:color="auto"/>
        <w:bottom w:val="none" w:sz="0" w:space="0" w:color="auto"/>
        <w:right w:val="none" w:sz="0" w:space="0" w:color="auto"/>
      </w:divBdr>
    </w:div>
    <w:div w:id="1611205445">
      <w:bodyDiv w:val="1"/>
      <w:marLeft w:val="0"/>
      <w:marRight w:val="0"/>
      <w:marTop w:val="0"/>
      <w:marBottom w:val="0"/>
      <w:divBdr>
        <w:top w:val="none" w:sz="0" w:space="0" w:color="auto"/>
        <w:left w:val="none" w:sz="0" w:space="0" w:color="auto"/>
        <w:bottom w:val="none" w:sz="0" w:space="0" w:color="auto"/>
        <w:right w:val="none" w:sz="0" w:space="0" w:color="auto"/>
      </w:divBdr>
    </w:div>
    <w:div w:id="1611476315">
      <w:bodyDiv w:val="1"/>
      <w:marLeft w:val="0"/>
      <w:marRight w:val="0"/>
      <w:marTop w:val="0"/>
      <w:marBottom w:val="0"/>
      <w:divBdr>
        <w:top w:val="none" w:sz="0" w:space="0" w:color="auto"/>
        <w:left w:val="none" w:sz="0" w:space="0" w:color="auto"/>
        <w:bottom w:val="none" w:sz="0" w:space="0" w:color="auto"/>
        <w:right w:val="none" w:sz="0" w:space="0" w:color="auto"/>
      </w:divBdr>
    </w:div>
    <w:div w:id="1613247305">
      <w:bodyDiv w:val="1"/>
      <w:marLeft w:val="0"/>
      <w:marRight w:val="0"/>
      <w:marTop w:val="0"/>
      <w:marBottom w:val="0"/>
      <w:divBdr>
        <w:top w:val="none" w:sz="0" w:space="0" w:color="auto"/>
        <w:left w:val="none" w:sz="0" w:space="0" w:color="auto"/>
        <w:bottom w:val="none" w:sz="0" w:space="0" w:color="auto"/>
        <w:right w:val="none" w:sz="0" w:space="0" w:color="auto"/>
      </w:divBdr>
    </w:div>
    <w:div w:id="1913075383">
      <w:bodyDiv w:val="1"/>
      <w:marLeft w:val="0"/>
      <w:marRight w:val="0"/>
      <w:marTop w:val="0"/>
      <w:marBottom w:val="0"/>
      <w:divBdr>
        <w:top w:val="none" w:sz="0" w:space="0" w:color="auto"/>
        <w:left w:val="none" w:sz="0" w:space="0" w:color="auto"/>
        <w:bottom w:val="none" w:sz="0" w:space="0" w:color="auto"/>
        <w:right w:val="none" w:sz="0" w:space="0" w:color="auto"/>
      </w:divBdr>
    </w:div>
    <w:div w:id="1954902168">
      <w:bodyDiv w:val="1"/>
      <w:marLeft w:val="0"/>
      <w:marRight w:val="0"/>
      <w:marTop w:val="0"/>
      <w:marBottom w:val="0"/>
      <w:divBdr>
        <w:top w:val="none" w:sz="0" w:space="0" w:color="auto"/>
        <w:left w:val="none" w:sz="0" w:space="0" w:color="auto"/>
        <w:bottom w:val="none" w:sz="0" w:space="0" w:color="auto"/>
        <w:right w:val="none" w:sz="0" w:space="0" w:color="auto"/>
      </w:divBdr>
      <w:divsChild>
        <w:div w:id="366223595">
          <w:marLeft w:val="0"/>
          <w:marRight w:val="0"/>
          <w:marTop w:val="0"/>
          <w:marBottom w:val="0"/>
          <w:divBdr>
            <w:top w:val="none" w:sz="0" w:space="0" w:color="auto"/>
            <w:left w:val="none" w:sz="0" w:space="0" w:color="auto"/>
            <w:bottom w:val="none" w:sz="0" w:space="0" w:color="auto"/>
            <w:right w:val="none" w:sz="0" w:space="0" w:color="auto"/>
          </w:divBdr>
          <w:divsChild>
            <w:div w:id="383021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819880">
      <w:bodyDiv w:val="1"/>
      <w:marLeft w:val="0"/>
      <w:marRight w:val="0"/>
      <w:marTop w:val="0"/>
      <w:marBottom w:val="0"/>
      <w:divBdr>
        <w:top w:val="none" w:sz="0" w:space="0" w:color="auto"/>
        <w:left w:val="none" w:sz="0" w:space="0" w:color="auto"/>
        <w:bottom w:val="none" w:sz="0" w:space="0" w:color="auto"/>
        <w:right w:val="none" w:sz="0" w:space="0" w:color="auto"/>
      </w:divBdr>
    </w:div>
    <w:div w:id="1997998077">
      <w:bodyDiv w:val="1"/>
      <w:marLeft w:val="0"/>
      <w:marRight w:val="0"/>
      <w:marTop w:val="0"/>
      <w:marBottom w:val="0"/>
      <w:divBdr>
        <w:top w:val="none" w:sz="0" w:space="0" w:color="auto"/>
        <w:left w:val="none" w:sz="0" w:space="0" w:color="auto"/>
        <w:bottom w:val="none" w:sz="0" w:space="0" w:color="auto"/>
        <w:right w:val="none" w:sz="0" w:space="0" w:color="auto"/>
      </w:divBdr>
      <w:divsChild>
        <w:div w:id="2087415902">
          <w:marLeft w:val="0"/>
          <w:marRight w:val="0"/>
          <w:marTop w:val="0"/>
          <w:marBottom w:val="0"/>
          <w:divBdr>
            <w:top w:val="none" w:sz="0" w:space="0" w:color="auto"/>
            <w:left w:val="none" w:sz="0" w:space="0" w:color="auto"/>
            <w:bottom w:val="none" w:sz="0" w:space="0" w:color="auto"/>
            <w:right w:val="none" w:sz="0" w:space="0" w:color="auto"/>
          </w:divBdr>
          <w:divsChild>
            <w:div w:id="594286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90021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comments" Target="comments.xml"/><Relationship Id="rId18" Type="http://schemas.openxmlformats.org/officeDocument/2006/relationships/image" Target="media/image5.png"/><Relationship Id="rId26" Type="http://schemas.openxmlformats.org/officeDocument/2006/relationships/image" Target="media/image12.emf"/><Relationship Id="rId39" Type="http://schemas.microsoft.com/office/2011/relationships/people" Target="people.xml"/><Relationship Id="rId21" Type="http://schemas.openxmlformats.org/officeDocument/2006/relationships/image" Target="media/image8.png"/><Relationship Id="rId34" Type="http://schemas.openxmlformats.org/officeDocument/2006/relationships/footer" Target="footer1.xml"/><Relationship Id="rId7" Type="http://schemas.openxmlformats.org/officeDocument/2006/relationships/webSettings" Target="webSettings.xml"/><Relationship Id="rId2" Type="http://schemas.openxmlformats.org/officeDocument/2006/relationships/customXml" Target="../customXml/item2.xml"/><Relationship Id="rId16" Type="http://schemas.microsoft.com/office/2018/08/relationships/commentsExtensible" Target="commentsExtensible.xml"/><Relationship Id="rId20" Type="http://schemas.openxmlformats.org/officeDocument/2006/relationships/image" Target="media/image7.png"/><Relationship Id="rId29" Type="http://schemas.openxmlformats.org/officeDocument/2006/relationships/package" Target="embeddings/Microsoft_Excel_Worksheet.xlsx"/><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1.emf"/><Relationship Id="rId32" Type="http://schemas.openxmlformats.org/officeDocument/2006/relationships/header" Target="header1.xml"/><Relationship Id="rId37" Type="http://schemas.openxmlformats.org/officeDocument/2006/relationships/footer" Target="footer3.xml"/><Relationship Id="rId40" Type="http://schemas.openxmlformats.org/officeDocument/2006/relationships/glossaryDocument" Target="glossary/document.xml"/><Relationship Id="rId5" Type="http://schemas.openxmlformats.org/officeDocument/2006/relationships/styles" Target="styles.xml"/><Relationship Id="rId15" Type="http://schemas.microsoft.com/office/2016/09/relationships/commentsIds" Target="commentsIds.xml"/><Relationship Id="rId23" Type="http://schemas.openxmlformats.org/officeDocument/2006/relationships/image" Target="media/image10.png"/><Relationship Id="rId28" Type="http://schemas.openxmlformats.org/officeDocument/2006/relationships/image" Target="media/image13.emf"/><Relationship Id="rId36" Type="http://schemas.openxmlformats.org/officeDocument/2006/relationships/header" Target="header3.xml"/><Relationship Id="rId10" Type="http://schemas.openxmlformats.org/officeDocument/2006/relationships/image" Target="media/image1.png"/><Relationship Id="rId19" Type="http://schemas.openxmlformats.org/officeDocument/2006/relationships/image" Target="media/image6.png"/><Relationship Id="rId31" Type="http://schemas.openxmlformats.org/officeDocument/2006/relationships/oleObject" Target="embeddings/oleObject2.bin"/><Relationship Id="rId4" Type="http://schemas.openxmlformats.org/officeDocument/2006/relationships/numbering" Target="numbering.xml"/><Relationship Id="rId9" Type="http://schemas.openxmlformats.org/officeDocument/2006/relationships/endnotes" Target="endnotes.xml"/><Relationship Id="rId14" Type="http://schemas.microsoft.com/office/2011/relationships/commentsExtended" Target="commentsExtended.xml"/><Relationship Id="rId22" Type="http://schemas.openxmlformats.org/officeDocument/2006/relationships/image" Target="media/image9.png"/><Relationship Id="rId27" Type="http://schemas.openxmlformats.org/officeDocument/2006/relationships/oleObject" Target="embeddings/oleObject1.bin"/><Relationship Id="rId30" Type="http://schemas.openxmlformats.org/officeDocument/2006/relationships/image" Target="media/image14.emf"/><Relationship Id="rId35" Type="http://schemas.openxmlformats.org/officeDocument/2006/relationships/footer" Target="footer2.xml"/><Relationship Id="rId8" Type="http://schemas.openxmlformats.org/officeDocument/2006/relationships/footnotes" Target="footnotes.xml"/><Relationship Id="rId3" Type="http://schemas.openxmlformats.org/officeDocument/2006/relationships/customXml" Target="../customXml/item3.xml"/><Relationship Id="rId12" Type="http://schemas.openxmlformats.org/officeDocument/2006/relationships/image" Target="media/image3.png"/><Relationship Id="rId17" Type="http://schemas.openxmlformats.org/officeDocument/2006/relationships/image" Target="media/image4.png"/><Relationship Id="rId25" Type="http://schemas.openxmlformats.org/officeDocument/2006/relationships/package" Target="embeddings/Microsoft_Word_Document.docx"/><Relationship Id="rId33" Type="http://schemas.openxmlformats.org/officeDocument/2006/relationships/header" Target="header2.xml"/><Relationship Id="rId38"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E3239CABE4948F7972BA39F050B3B0B"/>
        <w:category>
          <w:name w:val="General"/>
          <w:gallery w:val="placeholder"/>
        </w:category>
        <w:types>
          <w:type w:val="bbPlcHdr"/>
        </w:types>
        <w:behaviors>
          <w:behavior w:val="content"/>
        </w:behaviors>
        <w:guid w:val="{7EA128EF-AFAB-49CA-8AF9-D67814283887}"/>
      </w:docPartPr>
      <w:docPartBody>
        <w:p xmlns:wp14="http://schemas.microsoft.com/office/word/2010/wordml" w:rsidR="00F10826" w:rsidP="00F10826" w:rsidRDefault="00F10826" w14:paraId="2F4AFEC7" wp14:textId="77777777">
          <w:pPr>
            <w:pStyle w:val="BE3239CABE4948F7972BA39F050B3B0B"/>
          </w:pPr>
          <w:r w:rsidRPr="0045558C">
            <w:rPr>
              <w:rStyle w:val="PlaceholderText"/>
            </w:rPr>
            <w:t>[Publish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roman"/>
    <w:pitch w:val="fixed"/>
    <w:sig w:usb0="00000001" w:usb1="08070000" w:usb2="00000010" w:usb3="00000000" w:csb0="00020000" w:csb1="00000000"/>
  </w:font>
  <w:font w:name="Georgia">
    <w:panose1 w:val="02040502050405020303"/>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Yu Mincho">
    <w:altName w:val="游明朝"/>
    <w:panose1 w:val="00000000000000000000"/>
    <w:charset w:val="8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10826"/>
    <w:rsid w:val="00045DB8"/>
    <w:rsid w:val="00082C26"/>
    <w:rsid w:val="000F6682"/>
    <w:rsid w:val="001B1E3C"/>
    <w:rsid w:val="003A23DB"/>
    <w:rsid w:val="003B5532"/>
    <w:rsid w:val="003F3DAA"/>
    <w:rsid w:val="00461A6A"/>
    <w:rsid w:val="004677F2"/>
    <w:rsid w:val="004735A2"/>
    <w:rsid w:val="00496A38"/>
    <w:rsid w:val="005C7B8D"/>
    <w:rsid w:val="005D66E6"/>
    <w:rsid w:val="005E27C5"/>
    <w:rsid w:val="006436BC"/>
    <w:rsid w:val="006953D3"/>
    <w:rsid w:val="006E7169"/>
    <w:rsid w:val="00732FE3"/>
    <w:rsid w:val="008619EB"/>
    <w:rsid w:val="00881ADB"/>
    <w:rsid w:val="00883CA3"/>
    <w:rsid w:val="008E62D2"/>
    <w:rsid w:val="009503C9"/>
    <w:rsid w:val="00A96D50"/>
    <w:rsid w:val="00AC3520"/>
    <w:rsid w:val="00AF30CD"/>
    <w:rsid w:val="00B53492"/>
    <w:rsid w:val="00B970B1"/>
    <w:rsid w:val="00BF69C0"/>
    <w:rsid w:val="00C15564"/>
    <w:rsid w:val="00C63A05"/>
    <w:rsid w:val="00D3031A"/>
    <w:rsid w:val="00D7413D"/>
    <w:rsid w:val="00DD759A"/>
    <w:rsid w:val="00DF5468"/>
    <w:rsid w:val="00E87686"/>
    <w:rsid w:val="00F10826"/>
    <w:rsid w:val="00FC37B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10826"/>
    <w:rPr>
      <w:color w:val="808080"/>
    </w:rPr>
  </w:style>
  <w:style w:type="paragraph" w:customStyle="1" w:styleId="BE3239CABE4948F7972BA39F050B3B0B">
    <w:name w:val="BE3239CABE4948F7972BA39F050B3B0B"/>
    <w:rsid w:val="00F1082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Executive">
      <a:dk1>
        <a:sysClr val="windowText" lastClr="000000"/>
      </a:dk1>
      <a:lt1>
        <a:sysClr val="window" lastClr="FFFFFF"/>
      </a:lt1>
      <a:dk2>
        <a:srgbClr val="2F5897"/>
      </a:dk2>
      <a:lt2>
        <a:srgbClr val="E4E9EF"/>
      </a:lt2>
      <a:accent1>
        <a:srgbClr val="6076B4"/>
      </a:accent1>
      <a:accent2>
        <a:srgbClr val="9C5252"/>
      </a:accent2>
      <a:accent3>
        <a:srgbClr val="E68422"/>
      </a:accent3>
      <a:accent4>
        <a:srgbClr val="846648"/>
      </a:accent4>
      <a:accent5>
        <a:srgbClr val="63891F"/>
      </a:accent5>
      <a:accent6>
        <a:srgbClr val="758085"/>
      </a:accent6>
      <a:hlink>
        <a:srgbClr val="3399FF"/>
      </a:hlink>
      <a:folHlink>
        <a:srgbClr val="B2B2B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2025-08-28T00:00:00</PublishDate>
  <Abstract/>
  <CompanyAddress/>
  <CompanyPhone/>
  <CompanyFax/>
  <CompanyEmail/>
</CoverPageProperties>
</file>

<file path=customXml/item2.xml><?xml version="1.0" encoding="utf-8"?>
<go:gDocsCustomXmlDataStorage xmlns:go="http://customooxmlschemas.google.com/" xmlns:r="http://schemas.openxmlformats.org/officeDocument/2006/relationships">
  <go:docsCustomData xmlns:go="http://customooxmlschemas.google.com/" roundtripDataSignature="AMtx7mhpzj/WTetk8JLP5h/m8o2YCtL/Ew==">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</go:docsCustomData>
</go:gDocsCustomXmlDataStorage>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C3EDBC30-7304-4D44-BAA0-1253C74DBB94}">
  <ds:schemaRefs>
    <ds:schemaRef ds:uri="http://schemas.openxmlformats.org/officeDocument/2006/bibliography"/>
  </ds:schemaRefs>
</ds:datastoreItem>
</file>

<file path=docMetadata/LabelInfo.xml><?xml version="1.0" encoding="utf-8"?>
<clbl:labelList xmlns:clbl="http://schemas.microsoft.com/office/2020/mipLabelMetadata">
  <clbl:label id="{3e861d16-48b7-4a0e-9806-8c04d81b7b2a}" enabled="0" method="" siteId="{3e861d16-48b7-4a0e-9806-8c04d81b7b2a}"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Lee, Victoria (EHS)</dc:creator>
  <keywords/>
  <lastModifiedBy>Leger, JP (EHS)</lastModifiedBy>
  <revision>4</revision>
  <dcterms:created xsi:type="dcterms:W3CDTF">2025-08-29T13:37:00.0000000Z</dcterms:created>
  <dcterms:modified xsi:type="dcterms:W3CDTF">2026-05-27T15:00:30.0082106Z</dcterms:modified>
</coreProperties>
</file>